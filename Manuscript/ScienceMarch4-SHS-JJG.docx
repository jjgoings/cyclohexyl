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E1FDA" w14:textId="77777777" w:rsidR="00A456F5" w:rsidRPr="00941DFE" w:rsidRDefault="00A456F5" w:rsidP="00A456F5">
      <w:pPr>
        <w:jc w:val="both"/>
        <w:rPr>
          <w:rFonts w:ascii="Arial" w:hAnsi="Arial" w:cs="Arial"/>
          <w:sz w:val="32"/>
          <w:szCs w:val="32"/>
        </w:rPr>
      </w:pPr>
      <w:r w:rsidRPr="00941DFE">
        <w:rPr>
          <w:rFonts w:ascii="Arial" w:hAnsi="Arial" w:cs="Arial"/>
          <w:sz w:val="32"/>
          <w:szCs w:val="32"/>
        </w:rPr>
        <w:t>Proton-coupled electron transfer drives long-range proton translocation in bioinspired systems</w:t>
      </w:r>
    </w:p>
    <w:p w14:paraId="5928BED1" w14:textId="77777777" w:rsidR="00A456F5" w:rsidRPr="006F0E50" w:rsidRDefault="00A456F5" w:rsidP="00A456F5">
      <w:pPr>
        <w:rPr>
          <w:rFonts w:ascii="Helvetica" w:hAnsi="Helvetica"/>
        </w:rPr>
      </w:pPr>
    </w:p>
    <w:p w14:paraId="0B2D42DA" w14:textId="7E2ED109" w:rsidR="00A456F5" w:rsidRPr="00941DFE" w:rsidRDefault="00FA548E">
      <w:pPr>
        <w:pStyle w:val="BCAuthorAddress"/>
      </w:pPr>
      <w:r w:rsidRPr="00941DFE">
        <w:t xml:space="preserve">Emmanuel </w:t>
      </w:r>
      <w:proofErr w:type="spellStart"/>
      <w:r w:rsidRPr="00941DFE">
        <w:t>Odella</w:t>
      </w:r>
      <w:proofErr w:type="spellEnd"/>
      <w:r w:rsidRPr="00941DFE">
        <w:t>,</w:t>
      </w:r>
      <w:r w:rsidRPr="00941DFE">
        <w:rPr>
          <w:vertAlign w:val="superscript"/>
        </w:rPr>
        <w:t>§</w:t>
      </w:r>
      <w:r w:rsidR="00E641FA" w:rsidRPr="00941DFE">
        <w:rPr>
          <w:vertAlign w:val="superscript"/>
        </w:rPr>
        <w:t>‡</w:t>
      </w:r>
      <w:r w:rsidRPr="00941DFE">
        <w:t xml:space="preserve"> , Brian L. Wadsworth,</w:t>
      </w:r>
      <w:r w:rsidRPr="00941DFE">
        <w:rPr>
          <w:vertAlign w:val="superscript"/>
        </w:rPr>
        <w:t>§</w:t>
      </w:r>
      <w:r w:rsidR="00E641FA" w:rsidRPr="00941DFE">
        <w:rPr>
          <w:vertAlign w:val="superscript"/>
        </w:rPr>
        <w:t>‡</w:t>
      </w:r>
      <w:r w:rsidRPr="00941DFE">
        <w:t xml:space="preserve"> S. Jimena Mora,</w:t>
      </w:r>
      <w:r w:rsidRPr="00941DFE">
        <w:rPr>
          <w:vertAlign w:val="superscript"/>
        </w:rPr>
        <w:t>§</w:t>
      </w:r>
      <w:r w:rsidR="00E641FA" w:rsidRPr="00941DFE">
        <w:rPr>
          <w:vertAlign w:val="superscript"/>
        </w:rPr>
        <w:t>‡</w:t>
      </w:r>
      <w:r w:rsidRPr="00941DFE">
        <w:t xml:space="preserve"> Joshua J. Goings,</w:t>
      </w:r>
      <w:r w:rsidRPr="00941DFE">
        <w:rPr>
          <w:vertAlign w:val="superscript"/>
        </w:rPr>
        <w:t>†</w:t>
      </w:r>
      <w:r w:rsidR="00E641FA" w:rsidRPr="00941DFE">
        <w:rPr>
          <w:vertAlign w:val="superscript"/>
        </w:rPr>
        <w:t>‡</w:t>
      </w:r>
      <w:r w:rsidRPr="00941DFE">
        <w:t xml:space="preserve"> </w:t>
      </w:r>
      <w:proofErr w:type="spellStart"/>
      <w:r w:rsidR="00941DFE" w:rsidRPr="00941DFE">
        <w:rPr>
          <w:rFonts w:eastAsiaTheme="minorHAnsi"/>
        </w:rPr>
        <w:t>Mioy</w:t>
      </w:r>
      <w:proofErr w:type="spellEnd"/>
      <w:r w:rsidR="00941DFE" w:rsidRPr="00941DFE">
        <w:rPr>
          <w:rFonts w:eastAsiaTheme="minorHAnsi"/>
        </w:rPr>
        <w:t xml:space="preserve"> T. Huynh</w:t>
      </w:r>
      <w:r w:rsidR="00941DFE">
        <w:rPr>
          <w:rFonts w:eastAsiaTheme="minorHAnsi"/>
        </w:rPr>
        <w:t>,</w:t>
      </w:r>
      <w:r w:rsidR="00941DFE" w:rsidRPr="00375134">
        <w:rPr>
          <w:vertAlign w:val="superscript"/>
        </w:rPr>
        <w:t>†</w:t>
      </w:r>
      <w:r w:rsidR="00941DFE">
        <w:rPr>
          <w:rFonts w:eastAsiaTheme="minorHAnsi"/>
        </w:rPr>
        <w:t xml:space="preserve"> </w:t>
      </w:r>
      <w:r w:rsidRPr="00941DFE">
        <w:t xml:space="preserve">Miguel </w:t>
      </w:r>
      <w:proofErr w:type="spellStart"/>
      <w:r w:rsidRPr="00941DFE">
        <w:t>Gervaldo</w:t>
      </w:r>
      <w:proofErr w:type="spellEnd"/>
      <w:r w:rsidRPr="00941DFE">
        <w:t>,</w:t>
      </w:r>
      <w:r w:rsidRPr="00941DFE">
        <w:rPr>
          <w:vertAlign w:val="superscript"/>
        </w:rPr>
        <w:t>#</w:t>
      </w:r>
      <w:r w:rsidRPr="00941DFE">
        <w:t xml:space="preserve"> </w:t>
      </w:r>
      <w:proofErr w:type="spellStart"/>
      <w:r w:rsidRPr="00941DFE">
        <w:t>Leónides</w:t>
      </w:r>
      <w:proofErr w:type="spellEnd"/>
      <w:r w:rsidRPr="00941DFE">
        <w:t xml:space="preserve"> E. Sereno,</w:t>
      </w:r>
      <w:r w:rsidRPr="00941DFE">
        <w:rPr>
          <w:vertAlign w:val="superscript"/>
        </w:rPr>
        <w:t>#</w:t>
      </w:r>
      <w:r w:rsidRPr="00941DFE">
        <w:t xml:space="preserve"> Devens Gust,</w:t>
      </w:r>
      <w:r w:rsidRPr="00941DFE">
        <w:rPr>
          <w:vertAlign w:val="superscript"/>
        </w:rPr>
        <w:t>§</w:t>
      </w:r>
      <w:r w:rsidRPr="00941DFE">
        <w:t xml:space="preserve"> Thomas A. Moore,</w:t>
      </w:r>
      <w:r w:rsidRPr="00941DFE">
        <w:rPr>
          <w:vertAlign w:val="superscript"/>
        </w:rPr>
        <w:t>§</w:t>
      </w:r>
      <w:r w:rsidRPr="00941DFE">
        <w:t xml:space="preserve"> Gary F. Moore,</w:t>
      </w:r>
      <w:r w:rsidRPr="00941DFE">
        <w:rPr>
          <w:vertAlign w:val="superscript"/>
        </w:rPr>
        <w:t>§</w:t>
      </w:r>
      <w:r w:rsidRPr="00941DFE">
        <w:t>* Sharon Hammes-Schiffer,</w:t>
      </w:r>
      <w:r w:rsidRPr="00941DFE">
        <w:rPr>
          <w:vertAlign w:val="superscript"/>
        </w:rPr>
        <w:t>†</w:t>
      </w:r>
      <w:r w:rsidRPr="00941DFE">
        <w:t>* and Ana L. Moore.</w:t>
      </w:r>
      <w:r w:rsidRPr="00941DFE">
        <w:rPr>
          <w:vertAlign w:val="superscript"/>
        </w:rPr>
        <w:t>§</w:t>
      </w:r>
      <w:r w:rsidRPr="00941DFE">
        <w:t>*</w:t>
      </w:r>
    </w:p>
    <w:p w14:paraId="62C13CC2" w14:textId="77777777" w:rsidR="00A90CF0" w:rsidRDefault="00A90CF0">
      <w:pPr>
        <w:pStyle w:val="BCAuthorAddress"/>
        <w:rPr>
          <w:vertAlign w:val="superscript"/>
        </w:rPr>
      </w:pPr>
    </w:p>
    <w:p w14:paraId="626A6063" w14:textId="2D02E2BD" w:rsidR="00A456F5" w:rsidRPr="00F04059" w:rsidRDefault="00A456F5">
      <w:pPr>
        <w:pStyle w:val="BCAuthorAddress"/>
      </w:pPr>
      <w:r w:rsidRPr="00F04059">
        <w:rPr>
          <w:vertAlign w:val="superscript"/>
        </w:rPr>
        <w:t xml:space="preserve">§ </w:t>
      </w:r>
      <w:r w:rsidRPr="00F04059">
        <w:t>School of Molecular Sciences, Arizona State University, Tempe, Arizona 85287-1604, United States.</w:t>
      </w:r>
    </w:p>
    <w:p w14:paraId="2600A2D6" w14:textId="77777777" w:rsidR="00A456F5" w:rsidRPr="00F04059" w:rsidRDefault="00A456F5">
      <w:pPr>
        <w:pStyle w:val="BCAuthorAddress"/>
      </w:pPr>
      <w:r w:rsidRPr="00F04059">
        <w:rPr>
          <w:vertAlign w:val="superscript"/>
        </w:rPr>
        <w:t xml:space="preserve">† </w:t>
      </w:r>
      <w:r w:rsidRPr="00F04059">
        <w:t>Department of Chemistry, Yale University, New Haven, Connecticut 06520-8107, United States.</w:t>
      </w:r>
    </w:p>
    <w:p w14:paraId="0173C2AA" w14:textId="77777777" w:rsidR="00A456F5" w:rsidRPr="00F04059" w:rsidRDefault="00A456F5">
      <w:pPr>
        <w:pStyle w:val="BCAuthorAddress"/>
        <w:rPr>
          <w:lang w:val="es-AR"/>
        </w:rPr>
      </w:pPr>
      <w:r w:rsidRPr="00F04059">
        <w:rPr>
          <w:vertAlign w:val="superscript"/>
          <w:lang w:val="es-AR"/>
        </w:rPr>
        <w:t xml:space="preserve"># </w:t>
      </w:r>
      <w:r w:rsidRPr="00F04059">
        <w:rPr>
          <w:lang w:val="es-AR"/>
        </w:rPr>
        <w:t>Departamento de Química, Facultad de Ciencias Exactas, Físico-Químicas y Naturales, Universidad Nacional de Río Cuarto, Agencia Postal No 3, 5800 Río Cuarto, Córdoba, Argentina.</w:t>
      </w:r>
    </w:p>
    <w:p w14:paraId="50FF9BD8" w14:textId="77777777" w:rsidR="00A456F5" w:rsidRPr="005549AC" w:rsidRDefault="00A456F5" w:rsidP="00A456F5">
      <w:pPr>
        <w:jc w:val="both"/>
        <w:rPr>
          <w:rFonts w:ascii="Helvetica" w:hAnsi="Helvetica"/>
          <w:lang w:val="es-MX"/>
        </w:rPr>
      </w:pPr>
    </w:p>
    <w:p w14:paraId="790A8E20" w14:textId="77777777" w:rsidR="00A456F5" w:rsidRPr="006F0E50" w:rsidRDefault="00A456F5" w:rsidP="00A456F5">
      <w:pPr>
        <w:rPr>
          <w:rFonts w:ascii="Helvetica" w:hAnsi="Helvetica"/>
          <w:b/>
          <w:bCs/>
          <w:color w:val="333333"/>
        </w:rPr>
      </w:pPr>
      <w:r w:rsidRPr="006F0E50">
        <w:rPr>
          <w:rFonts w:ascii="Helvetica" w:hAnsi="Helvetica"/>
          <w:b/>
          <w:bCs/>
          <w:color w:val="333333"/>
        </w:rPr>
        <w:t>One-sentence summary</w:t>
      </w:r>
    </w:p>
    <w:p w14:paraId="24FB5312" w14:textId="77777777" w:rsidR="00A456F5" w:rsidRPr="006F0E50" w:rsidRDefault="00A456F5" w:rsidP="00A456F5">
      <w:pPr>
        <w:rPr>
          <w:rFonts w:ascii="Helvetica" w:hAnsi="Helvetica"/>
        </w:rPr>
      </w:pPr>
      <w:r w:rsidRPr="006F0E50">
        <w:rPr>
          <w:rFonts w:ascii="Helvetica" w:hAnsi="Helvetica"/>
          <w:color w:val="333333"/>
          <w:shd w:val="clear" w:color="auto" w:fill="FFFFFF"/>
        </w:rPr>
        <w:t> </w:t>
      </w:r>
    </w:p>
    <w:p w14:paraId="58AE8D50" w14:textId="3A001BF5" w:rsidR="00A456F5" w:rsidRPr="006F0E50" w:rsidRDefault="00A456F5" w:rsidP="00A456F5">
      <w:pPr>
        <w:rPr>
          <w:rFonts w:ascii="Helvetica" w:hAnsi="Helvetica"/>
        </w:rPr>
      </w:pPr>
      <w:r w:rsidRPr="006F0E50">
        <w:rPr>
          <w:rFonts w:ascii="Helvetica" w:hAnsi="Helvetica"/>
          <w:color w:val="333333"/>
          <w:shd w:val="clear" w:color="auto" w:fill="FFFFFF"/>
        </w:rPr>
        <w:t xml:space="preserve">Inspired by nature, </w:t>
      </w:r>
      <w:r w:rsidRPr="006F0E50">
        <w:rPr>
          <w:rFonts w:ascii="Helvetica" w:hAnsi="Helvetica" w:cs="Calibri"/>
          <w:color w:val="000000"/>
        </w:rPr>
        <w:t xml:space="preserve">engineered molecules employ oxidation-reduction </w:t>
      </w:r>
      <w:r w:rsidRPr="006F0E50">
        <w:rPr>
          <w:rFonts w:ascii="Helvetica" w:hAnsi="Helvetica"/>
          <w:color w:val="333333"/>
          <w:shd w:val="clear" w:color="auto" w:fill="FFFFFF"/>
        </w:rPr>
        <w:t>processes to reversibly move protons up to ~16 </w:t>
      </w:r>
      <w:r w:rsidRPr="006F0E50">
        <w:rPr>
          <w:rFonts w:ascii="Helvetica" w:hAnsi="Helvetica"/>
          <w:color w:val="000000"/>
        </w:rPr>
        <w:t>Å across a hydrogen-bonded network</w:t>
      </w:r>
      <w:r w:rsidRPr="006F0E50">
        <w:rPr>
          <w:rFonts w:ascii="Helvetica" w:hAnsi="Helvetica"/>
          <w:color w:val="333333"/>
          <w:shd w:val="clear" w:color="auto" w:fill="FFFFFF"/>
        </w:rPr>
        <w:t>.</w:t>
      </w:r>
    </w:p>
    <w:p w14:paraId="3B70239C" w14:textId="77777777" w:rsidR="00A456F5" w:rsidRPr="00F04059" w:rsidRDefault="00A456F5" w:rsidP="00A456F5">
      <w:pPr>
        <w:rPr>
          <w:rFonts w:ascii="Helvetica" w:hAnsi="Helvetica"/>
          <w:color w:val="333333"/>
          <w:shd w:val="clear" w:color="auto" w:fill="FFFFFF"/>
        </w:rPr>
      </w:pPr>
    </w:p>
    <w:p w14:paraId="5812E093" w14:textId="77777777" w:rsidR="00A456F5" w:rsidRPr="00F04059" w:rsidRDefault="00A456F5" w:rsidP="00A456F5">
      <w:pPr>
        <w:jc w:val="both"/>
        <w:rPr>
          <w:rFonts w:ascii="Helvetica" w:hAnsi="Helvetica"/>
          <w:color w:val="333333"/>
          <w:shd w:val="clear" w:color="auto" w:fill="FFFFFF"/>
        </w:rPr>
      </w:pPr>
    </w:p>
    <w:p w14:paraId="673E5D7D" w14:textId="77777777" w:rsidR="00A456F5" w:rsidRDefault="00A456F5" w:rsidP="00A456F5">
      <w:pPr>
        <w:pStyle w:val="Heading2"/>
        <w:shd w:val="clear" w:color="auto" w:fill="E6E6E6"/>
        <w:spacing w:before="0" w:beforeAutospacing="0" w:after="0" w:afterAutospacing="0"/>
        <w:jc w:val="both"/>
        <w:rPr>
          <w:rFonts w:ascii="Helvetica" w:hAnsi="Helvetica" w:cs="Arial"/>
          <w:color w:val="333333"/>
          <w:sz w:val="24"/>
          <w:szCs w:val="24"/>
        </w:rPr>
      </w:pPr>
      <w:r w:rsidRPr="00F04059">
        <w:rPr>
          <w:rFonts w:ascii="Helvetica" w:hAnsi="Helvetica" w:cs="Arial"/>
          <w:color w:val="333333"/>
          <w:sz w:val="24"/>
          <w:szCs w:val="24"/>
        </w:rPr>
        <w:t>Abstract</w:t>
      </w:r>
    </w:p>
    <w:p w14:paraId="5E956870" w14:textId="77777777" w:rsidR="00A456F5" w:rsidRPr="00F04059" w:rsidRDefault="00A456F5" w:rsidP="00A456F5">
      <w:pPr>
        <w:pStyle w:val="Heading2"/>
        <w:shd w:val="clear" w:color="auto" w:fill="E6E6E6"/>
        <w:spacing w:before="0" w:beforeAutospacing="0" w:after="0" w:afterAutospacing="0"/>
        <w:jc w:val="both"/>
        <w:rPr>
          <w:rFonts w:ascii="Helvetica" w:hAnsi="Helvetica" w:cs="Arial"/>
          <w:color w:val="333333"/>
          <w:sz w:val="24"/>
          <w:szCs w:val="24"/>
        </w:rPr>
      </w:pPr>
    </w:p>
    <w:p w14:paraId="24D47D56" w14:textId="40D636B3" w:rsidR="00A456F5" w:rsidRPr="005549AC" w:rsidRDefault="00A456F5" w:rsidP="00A456F5">
      <w:pPr>
        <w:spacing w:line="480" w:lineRule="auto"/>
        <w:jc w:val="both"/>
        <w:rPr>
          <w:rFonts w:ascii="Arial" w:hAnsi="Arial" w:cs="Arial"/>
        </w:rPr>
      </w:pPr>
      <w:r w:rsidRPr="005549AC">
        <w:rPr>
          <w:rFonts w:ascii="Arial" w:hAnsi="Arial" w:cs="Arial"/>
          <w:color w:val="000000"/>
        </w:rPr>
        <w:t xml:space="preserve">Proton-coupled electron transfer is an essential link between electron and proton transfer reactions in bioenergetics and catalysis. In artificial photosynthetic constructs, proton translocation over ~7 Å has been predicted and observed in concert with the oxidation </w:t>
      </w:r>
      <w:r w:rsidR="00354187">
        <w:rPr>
          <w:rFonts w:ascii="Arial" w:hAnsi="Arial" w:cs="Arial"/>
          <w:color w:val="000000"/>
        </w:rPr>
        <w:t xml:space="preserve">of </w:t>
      </w:r>
      <w:r w:rsidRPr="005549AC">
        <w:rPr>
          <w:rFonts w:ascii="Arial" w:hAnsi="Arial" w:cs="Arial"/>
          <w:color w:val="000000"/>
        </w:rPr>
        <w:t xml:space="preserve">a phenol-based model of </w:t>
      </w:r>
      <w:proofErr w:type="spellStart"/>
      <w:r w:rsidRPr="005549AC">
        <w:rPr>
          <w:rFonts w:ascii="Arial" w:hAnsi="Arial" w:cs="Arial"/>
          <w:color w:val="000000"/>
        </w:rPr>
        <w:t>Tyr</w:t>
      </w:r>
      <w:r w:rsidRPr="005549AC">
        <w:rPr>
          <w:rFonts w:ascii="Arial" w:hAnsi="Arial" w:cs="Arial"/>
          <w:color w:val="000000"/>
          <w:vertAlign w:val="subscript"/>
        </w:rPr>
        <w:t>z</w:t>
      </w:r>
      <w:proofErr w:type="spellEnd"/>
      <w:r w:rsidRPr="005549AC">
        <w:rPr>
          <w:rFonts w:ascii="Arial" w:hAnsi="Arial" w:cs="Arial"/>
          <w:color w:val="000000"/>
        </w:rPr>
        <w:t xml:space="preserve"> in </w:t>
      </w:r>
      <w:commentRangeStart w:id="0"/>
      <w:r w:rsidRPr="005549AC">
        <w:rPr>
          <w:rFonts w:ascii="Arial" w:hAnsi="Arial" w:cs="Arial"/>
          <w:color w:val="000000"/>
        </w:rPr>
        <w:t xml:space="preserve">oxygenic </w:t>
      </w:r>
      <w:commentRangeEnd w:id="0"/>
      <w:r w:rsidR="009B1C08">
        <w:rPr>
          <w:rStyle w:val="CommentReference"/>
          <w:rFonts w:ascii="Calibri" w:eastAsia="Calibri" w:hAnsi="Calibri"/>
        </w:rPr>
        <w:commentReference w:id="0"/>
      </w:r>
      <w:r w:rsidRPr="005549AC">
        <w:rPr>
          <w:rFonts w:ascii="Arial" w:hAnsi="Arial" w:cs="Arial"/>
          <w:color w:val="000000"/>
        </w:rPr>
        <w:t xml:space="preserve">photosynthesis. In the present </w:t>
      </w:r>
      <w:r w:rsidR="00B66FFB">
        <w:rPr>
          <w:rFonts w:ascii="Arial" w:hAnsi="Arial" w:cs="Arial"/>
          <w:color w:val="000000"/>
        </w:rPr>
        <w:t>work,</w:t>
      </w:r>
      <w:r w:rsidRPr="005549AC">
        <w:rPr>
          <w:rFonts w:ascii="Arial" w:hAnsi="Arial" w:cs="Arial"/>
          <w:color w:val="000000"/>
        </w:rPr>
        <w:t xml:space="preserve"> two, three</w:t>
      </w:r>
      <w:r w:rsidR="002B027C">
        <w:rPr>
          <w:rFonts w:ascii="Arial" w:hAnsi="Arial" w:cs="Arial"/>
          <w:color w:val="000000"/>
        </w:rPr>
        <w:t>,</w:t>
      </w:r>
      <w:r w:rsidRPr="005549AC">
        <w:rPr>
          <w:rFonts w:ascii="Arial" w:hAnsi="Arial" w:cs="Arial"/>
          <w:color w:val="000000"/>
        </w:rPr>
        <w:t xml:space="preserve"> and four proton transfers take place through </w:t>
      </w:r>
      <w:ins w:id="1" w:author="Hammes-Schiffer, Sharon" w:date="2019-03-05T12:57:00Z">
        <w:r w:rsidR="009B1C08">
          <w:rPr>
            <w:rFonts w:ascii="Arial" w:hAnsi="Arial" w:cs="Arial"/>
            <w:color w:val="000000"/>
          </w:rPr>
          <w:t xml:space="preserve">a </w:t>
        </w:r>
      </w:ins>
      <w:proofErr w:type="spellStart"/>
      <w:r w:rsidRPr="00432A8E">
        <w:rPr>
          <w:rFonts w:ascii="Arial" w:hAnsi="Arial" w:cs="Arial"/>
          <w:color w:val="000000"/>
        </w:rPr>
        <w:t>Grotthuss</w:t>
      </w:r>
      <w:proofErr w:type="spellEnd"/>
      <w:r w:rsidRPr="00432A8E">
        <w:rPr>
          <w:rFonts w:ascii="Arial" w:hAnsi="Arial" w:cs="Arial"/>
          <w:color w:val="000000"/>
        </w:rPr>
        <w:t xml:space="preserve">-type </w:t>
      </w:r>
      <w:r w:rsidR="00B66FFB" w:rsidRPr="00432A8E">
        <w:rPr>
          <w:rFonts w:ascii="Arial" w:hAnsi="Arial" w:cs="Arial"/>
          <w:color w:val="000000"/>
        </w:rPr>
        <w:t xml:space="preserve">mechanism in </w:t>
      </w:r>
      <w:r w:rsidRPr="00432A8E">
        <w:rPr>
          <w:rFonts w:ascii="Arial" w:hAnsi="Arial" w:cs="Arial"/>
          <w:color w:val="000000"/>
        </w:rPr>
        <w:t>hydrogen bond network</w:t>
      </w:r>
      <w:r w:rsidR="00963479" w:rsidRPr="00432A8E">
        <w:rPr>
          <w:rFonts w:ascii="Arial" w:hAnsi="Arial" w:cs="Arial"/>
          <w:color w:val="000000"/>
        </w:rPr>
        <w:t>s</w:t>
      </w:r>
      <w:r w:rsidRPr="005549AC">
        <w:rPr>
          <w:rFonts w:ascii="Arial" w:hAnsi="Arial" w:cs="Arial"/>
          <w:color w:val="000000"/>
        </w:rPr>
        <w:t xml:space="preserve"> </w:t>
      </w:r>
      <w:del w:id="2" w:author="Hammes-Schiffer, Sharon" w:date="2019-03-05T12:58:00Z">
        <w:r w:rsidRPr="005549AC" w:rsidDel="009B1C08">
          <w:rPr>
            <w:rFonts w:ascii="Arial" w:hAnsi="Arial" w:cs="Arial"/>
            <w:color w:val="000000"/>
          </w:rPr>
          <w:delText xml:space="preserve">comprising </w:delText>
        </w:r>
      </w:del>
      <w:ins w:id="3" w:author="Hammes-Schiffer, Sharon" w:date="2019-03-05T12:58:00Z">
        <w:r w:rsidR="009B1C08">
          <w:rPr>
            <w:rFonts w:ascii="Arial" w:hAnsi="Arial" w:cs="Arial"/>
            <w:color w:val="000000"/>
          </w:rPr>
          <w:t>composed of</w:t>
        </w:r>
        <w:r w:rsidR="009B1C08" w:rsidRPr="005549AC">
          <w:rPr>
            <w:rFonts w:ascii="Arial" w:hAnsi="Arial" w:cs="Arial"/>
            <w:color w:val="000000"/>
          </w:rPr>
          <w:t xml:space="preserve"> </w:t>
        </w:r>
      </w:ins>
      <w:r w:rsidRPr="005549AC">
        <w:rPr>
          <w:rFonts w:ascii="Arial" w:hAnsi="Arial" w:cs="Arial"/>
          <w:color w:val="000000"/>
        </w:rPr>
        <w:t>benzimidazole moieties linking the phenol to the final proton acceptor, a cyclohexylimine.</w:t>
      </w:r>
      <w:r w:rsidR="009C5343">
        <w:rPr>
          <w:rFonts w:ascii="Arial" w:hAnsi="Arial" w:cs="Arial"/>
          <w:color w:val="000000"/>
        </w:rPr>
        <w:t xml:space="preserve"> Following</w:t>
      </w:r>
      <w:r w:rsidR="00983CCA">
        <w:rPr>
          <w:rFonts w:ascii="Arial" w:hAnsi="Arial" w:cs="Arial"/>
          <w:color w:val="000000"/>
        </w:rPr>
        <w:t xml:space="preserve"> </w:t>
      </w:r>
      <w:r w:rsidR="009C5343">
        <w:rPr>
          <w:rFonts w:ascii="Arial" w:hAnsi="Arial" w:cs="Arial"/>
          <w:color w:val="000000"/>
        </w:rPr>
        <w:t>electrochemical oxidation at the phenol,</w:t>
      </w:r>
      <w:r w:rsidRPr="005549AC">
        <w:rPr>
          <w:rFonts w:ascii="Arial" w:hAnsi="Arial" w:cs="Arial"/>
          <w:color w:val="000000"/>
        </w:rPr>
        <w:t xml:space="preserve"> </w:t>
      </w:r>
      <w:r w:rsidR="009C5343">
        <w:rPr>
          <w:rFonts w:ascii="Arial" w:hAnsi="Arial" w:cs="Arial"/>
          <w:color w:val="000000"/>
        </w:rPr>
        <w:t>t</w:t>
      </w:r>
      <w:r w:rsidRPr="005549AC">
        <w:rPr>
          <w:rFonts w:ascii="Arial" w:hAnsi="Arial" w:cs="Arial"/>
          <w:color w:val="000000"/>
        </w:rPr>
        <w:t>he appearance of an infrared band at ~1650 wavenumber</w:t>
      </w:r>
      <w:ins w:id="4" w:author="Hammes-Schiffer, Sharon" w:date="2019-03-05T12:58:00Z">
        <w:r w:rsidR="009B1C08">
          <w:rPr>
            <w:rFonts w:ascii="Arial" w:hAnsi="Arial" w:cs="Arial"/>
            <w:color w:val="000000"/>
          </w:rPr>
          <w:t>s</w:t>
        </w:r>
      </w:ins>
      <w:r w:rsidRPr="005549AC">
        <w:rPr>
          <w:rFonts w:ascii="Arial" w:hAnsi="Arial" w:cs="Arial"/>
          <w:color w:val="000000"/>
        </w:rPr>
        <w:t xml:space="preserve"> signals proton arrival at the </w:t>
      </w:r>
      <w:r w:rsidR="008D1CF0">
        <w:rPr>
          <w:rFonts w:ascii="Arial" w:hAnsi="Arial" w:cs="Arial"/>
          <w:color w:val="000000"/>
        </w:rPr>
        <w:t>terminal basic site</w:t>
      </w:r>
      <w:r w:rsidR="009C5343" w:rsidRPr="005549AC">
        <w:rPr>
          <w:rFonts w:ascii="Arial" w:hAnsi="Arial" w:cs="Arial"/>
          <w:color w:val="000000"/>
        </w:rPr>
        <w:t xml:space="preserve"> </w:t>
      </w:r>
      <w:r w:rsidRPr="005549AC">
        <w:rPr>
          <w:rFonts w:ascii="Arial" w:hAnsi="Arial" w:cs="Arial"/>
          <w:color w:val="000000"/>
        </w:rPr>
        <w:t>~16 Å from the phenol.</w:t>
      </w:r>
      <w:r>
        <w:rPr>
          <w:rFonts w:ascii="Arial" w:hAnsi="Arial" w:cs="Arial"/>
        </w:rPr>
        <w:t xml:space="preserve"> </w:t>
      </w:r>
      <w:r w:rsidR="00A14C9E">
        <w:rPr>
          <w:rFonts w:ascii="Arial" w:hAnsi="Arial" w:cs="Arial"/>
          <w:color w:val="000000"/>
        </w:rPr>
        <w:t>Reversing</w:t>
      </w:r>
      <w:r w:rsidR="00BF6573">
        <w:rPr>
          <w:rFonts w:ascii="Arial" w:hAnsi="Arial" w:cs="Arial"/>
          <w:color w:val="000000"/>
        </w:rPr>
        <w:t xml:space="preserve"> the </w:t>
      </w:r>
      <w:r w:rsidRPr="005549AC">
        <w:rPr>
          <w:rFonts w:ascii="Arial" w:hAnsi="Arial" w:cs="Arial"/>
          <w:color w:val="000000"/>
        </w:rPr>
        <w:t>electro</w:t>
      </w:r>
      <w:r w:rsidR="00CF0F0B">
        <w:rPr>
          <w:rFonts w:ascii="Arial" w:hAnsi="Arial" w:cs="Arial"/>
          <w:color w:val="000000"/>
        </w:rPr>
        <w:t>de</w:t>
      </w:r>
      <w:r w:rsidRPr="005549AC">
        <w:rPr>
          <w:rFonts w:ascii="Arial" w:hAnsi="Arial" w:cs="Arial"/>
          <w:color w:val="000000"/>
        </w:rPr>
        <w:t xml:space="preserve"> potential </w:t>
      </w:r>
      <w:r w:rsidR="00BF6573">
        <w:rPr>
          <w:rFonts w:ascii="Arial" w:hAnsi="Arial" w:cs="Arial"/>
          <w:color w:val="000000"/>
        </w:rPr>
        <w:t xml:space="preserve">to reducing conditions </w:t>
      </w:r>
      <w:r w:rsidRPr="005549AC">
        <w:rPr>
          <w:rFonts w:ascii="Arial" w:hAnsi="Arial" w:cs="Arial"/>
          <w:color w:val="000000"/>
        </w:rPr>
        <w:t>re</w:t>
      </w:r>
      <w:r w:rsidR="00963479">
        <w:rPr>
          <w:rFonts w:ascii="Arial" w:hAnsi="Arial" w:cs="Arial"/>
          <w:color w:val="000000"/>
        </w:rPr>
        <w:t>verses the</w:t>
      </w:r>
      <w:r w:rsidRPr="005549AC">
        <w:rPr>
          <w:rFonts w:ascii="Arial" w:hAnsi="Arial" w:cs="Arial"/>
          <w:color w:val="000000"/>
        </w:rPr>
        <w:t xml:space="preserve"> proton translocation</w:t>
      </w:r>
      <w:r w:rsidR="00BF6573">
        <w:rPr>
          <w:rFonts w:ascii="Arial" w:hAnsi="Arial" w:cs="Arial"/>
          <w:color w:val="000000"/>
        </w:rPr>
        <w:t xml:space="preserve"> and resets the structure </w:t>
      </w:r>
      <w:r w:rsidR="00432A8E">
        <w:rPr>
          <w:rFonts w:ascii="Arial" w:hAnsi="Arial" w:cs="Arial"/>
          <w:color w:val="000000"/>
        </w:rPr>
        <w:t>to</w:t>
      </w:r>
      <w:r w:rsidR="00BF6573">
        <w:rPr>
          <w:rFonts w:ascii="Arial" w:hAnsi="Arial" w:cs="Arial"/>
          <w:color w:val="000000"/>
        </w:rPr>
        <w:t xml:space="preserve"> the</w:t>
      </w:r>
      <w:r w:rsidR="00432A8E">
        <w:rPr>
          <w:rFonts w:ascii="Arial" w:hAnsi="Arial" w:cs="Arial"/>
          <w:color w:val="000000"/>
        </w:rPr>
        <w:t xml:space="preserve"> neutral </w:t>
      </w:r>
      <w:r w:rsidR="003B3D64">
        <w:rPr>
          <w:rFonts w:ascii="Arial" w:hAnsi="Arial" w:cs="Arial"/>
          <w:color w:val="000000"/>
        </w:rPr>
        <w:t>initial species.</w:t>
      </w:r>
      <w:r w:rsidRPr="006F0E50">
        <w:rPr>
          <w:rFonts w:ascii="Helvetica" w:hAnsi="Helvetica"/>
          <w:color w:val="000000"/>
        </w:rPr>
        <w:t xml:space="preserve"> </w:t>
      </w:r>
    </w:p>
    <w:p w14:paraId="06D90E42" w14:textId="77777777" w:rsidR="00A456F5" w:rsidRDefault="00A456F5" w:rsidP="00A456F5">
      <w:pPr>
        <w:spacing w:line="480" w:lineRule="auto"/>
        <w:jc w:val="both"/>
        <w:rPr>
          <w:rFonts w:ascii="Helvetica" w:hAnsi="Helvetica"/>
          <w:color w:val="000000"/>
        </w:rPr>
      </w:pPr>
    </w:p>
    <w:p w14:paraId="64AEC187" w14:textId="77777777" w:rsidR="00A456F5" w:rsidRPr="006F0E50" w:rsidRDefault="00A456F5" w:rsidP="00A456F5">
      <w:pPr>
        <w:spacing w:after="120" w:line="480" w:lineRule="auto"/>
        <w:jc w:val="both"/>
        <w:rPr>
          <w:rFonts w:ascii="Helvetica" w:hAnsi="Helvetica" w:cs="Arial"/>
        </w:rPr>
      </w:pPr>
      <w:r w:rsidRPr="006F0E50">
        <w:rPr>
          <w:rFonts w:ascii="Helvetica" w:hAnsi="Helvetica" w:cs="Arial"/>
        </w:rPr>
        <w:lastRenderedPageBreak/>
        <w:t xml:space="preserve">Electrons and protons move in specific ways under gradients of chemical potential to perform the most fundamental processes of all living cells. These processes include the generation of proton-motive force (PMF, the difference in electrochemical potential of protons across a membrane) whereby the energetic demands of maintaining the living system in a steady state far from equilibrium are met </w:t>
      </w:r>
      <w:r w:rsidRPr="006F0E50">
        <w:rPr>
          <w:rFonts w:ascii="Helvetica" w:hAnsi="Helvetica" w:cs="Arial"/>
        </w:rPr>
        <w:fldChar w:fldCharType="begin"/>
      </w:r>
      <w:r w:rsidRPr="006F0E50">
        <w:rPr>
          <w:rFonts w:ascii="Helvetica" w:hAnsi="Helvetica" w:cs="Arial"/>
        </w:rPr>
        <w:instrText xml:space="preserve"> ADDIN EN.CITE &lt;EndNote&gt;&lt;Cite&gt;&lt;Author&gt;Blankenship&lt;/Author&gt;&lt;Year&gt;2014&lt;/Year&gt;&lt;RecNum&gt;326&lt;/RecNum&gt;&lt;DisplayText&gt;(&lt;style face="italic"&gt;1, 2&lt;/style&gt;)&lt;/DisplayText&gt;&lt;record&gt;&lt;rec-number&gt;326&lt;/rec-number&gt;&lt;foreign-keys&gt;&lt;key app="EN" db-id="se2xxs0eow0x06eddv3xa05vt9vs9te5szat" timestamp="1482779489"&gt;326&lt;/key&gt;&lt;/foreign-keys&gt;&lt;ref-type name="Book"&gt;6&lt;/ref-type&gt;&lt;contributors&gt;&lt;authors&gt;&lt;author&gt;Blankenship, R. E.&lt;/author&gt;&lt;/authors&gt;&lt;/contributors&gt;&lt;titles&gt;&lt;title&gt;Molecular mechanisms of photosynthesis &lt;/title&gt;&lt;/titles&gt;&lt;edition&gt;Second Edition&lt;/edition&gt;&lt;section&gt;137–138&lt;/section&gt;&lt;dates&gt;&lt;year&gt;2014&lt;/year&gt;&lt;/dates&gt;&lt;pub-location&gt;Oxford, UK, NJ, USA&lt;/pub-location&gt;&lt;publisher&gt;Wiley Blackwell&lt;/publisher&gt;&lt;isbn&gt;978-1-4051-8976-7&lt;/isbn&gt;&lt;urls&gt;&lt;/urls&gt;&lt;/record&gt;&lt;/Cite&gt;&lt;Cite&gt;&lt;Author&gt;Mitchell&lt;/Author&gt;&lt;Year&gt;1961&lt;/Year&gt;&lt;RecNum&gt;370&lt;/RecNum&gt;&lt;record&gt;&lt;rec-number&gt;370&lt;/rec-number&gt;&lt;foreign-keys&gt;&lt;key app="EN" db-id="se2xxs0eow0x06eddv3xa05vt9vs9te5szat" timestamp="1549228107"&gt;370&lt;/key&gt;&lt;/foreign-keys&gt;&lt;ref-type name="Journal Article"&gt;17&lt;/ref-type&gt;&lt;contributors&gt;&lt;authors&gt;&lt;author&gt;Mitchell, Peter&lt;/author&gt;&lt;/authors&gt;&lt;/contributors&gt;&lt;titles&gt;&lt;title&gt;Coupling of Phosphorylation to Electron and Hydrogen Transfer by a Chemi-Osmotic type of Mechanism&lt;/title&gt;&lt;secondary-title&gt;Nature&lt;/secondary-title&gt;&lt;/titles&gt;&lt;periodical&gt;&lt;full-title&gt;Nature&lt;/full-title&gt;&lt;/periodical&gt;&lt;pages&gt;144-148&lt;/pages&gt;&lt;volume&gt;191&lt;/volume&gt;&lt;number&gt;4784&lt;/number&gt;&lt;dates&gt;&lt;year&gt;1961&lt;/year&gt;&lt;pub-dates&gt;&lt;date&gt;1961/07/01&lt;/date&gt;&lt;/pub-dates&gt;&lt;/dates&gt;&lt;isbn&gt;1476-4687&lt;/isbn&gt;&lt;urls&gt;&lt;related-urls&gt;&lt;url&gt;https://doi.org/10.1038/191144a0&lt;/url&gt;&lt;/related-urls&gt;&lt;/urls&gt;&lt;electronic-resource-num&gt;10.1038/191144a0&lt;/electronic-resource-num&gt;&lt;/record&gt;&lt;/Cite&gt;&lt;/EndNote&gt;</w:instrText>
      </w:r>
      <w:r w:rsidRPr="006F0E50">
        <w:rPr>
          <w:rFonts w:ascii="Helvetica" w:hAnsi="Helvetica" w:cs="Arial"/>
        </w:rPr>
        <w:fldChar w:fldCharType="separate"/>
      </w:r>
      <w:r w:rsidRPr="006F0E50">
        <w:rPr>
          <w:rFonts w:ascii="Helvetica" w:hAnsi="Helvetica" w:cs="Arial"/>
          <w:noProof/>
        </w:rPr>
        <w:t>(</w:t>
      </w:r>
      <w:r w:rsidRPr="006F0E50">
        <w:rPr>
          <w:rFonts w:ascii="Helvetica" w:hAnsi="Helvetica" w:cs="Arial"/>
          <w:i/>
          <w:noProof/>
        </w:rPr>
        <w:t>1, 2</w:t>
      </w:r>
      <w:r w:rsidRPr="006F0E50">
        <w:rPr>
          <w:rFonts w:ascii="Helvetica" w:hAnsi="Helvetica" w:cs="Arial"/>
          <w:noProof/>
        </w:rPr>
        <w:t>)</w:t>
      </w:r>
      <w:r w:rsidRPr="006F0E50">
        <w:rPr>
          <w:rFonts w:ascii="Helvetica" w:hAnsi="Helvetica" w:cs="Arial"/>
        </w:rPr>
        <w:fldChar w:fldCharType="end"/>
      </w:r>
      <w:r w:rsidRPr="006F0E50">
        <w:rPr>
          <w:rFonts w:ascii="Helvetica" w:hAnsi="Helvetica" w:cs="Arial"/>
        </w:rPr>
        <w:t xml:space="preserve">. One of the fundamental mechanisms nature uses to couple a spontaneous redox process to the </w:t>
      </w:r>
      <w:commentRangeStart w:id="5"/>
      <w:r w:rsidRPr="006F0E50">
        <w:rPr>
          <w:rFonts w:ascii="Helvetica" w:hAnsi="Helvetica" w:cs="Arial"/>
        </w:rPr>
        <w:t xml:space="preserve">anti-spontaneous </w:t>
      </w:r>
      <w:commentRangeEnd w:id="5"/>
      <w:r w:rsidR="009B1C08">
        <w:rPr>
          <w:rStyle w:val="CommentReference"/>
          <w:rFonts w:ascii="Calibri" w:eastAsia="Calibri" w:hAnsi="Calibri"/>
        </w:rPr>
        <w:commentReference w:id="5"/>
      </w:r>
      <w:r w:rsidRPr="006F0E50">
        <w:rPr>
          <w:rFonts w:ascii="Helvetica" w:hAnsi="Helvetica" w:cs="Arial"/>
        </w:rPr>
        <w:t>generation of PMF is proton-coupled electron transfer (PCET). In other words, PCET provides a mechanism</w:t>
      </w:r>
      <w:r>
        <w:rPr>
          <w:rFonts w:ascii="Helvetica" w:hAnsi="Helvetica" w:cs="Arial"/>
        </w:rPr>
        <w:t xml:space="preserve"> for translating </w:t>
      </w:r>
      <w:r w:rsidRPr="006F0E50">
        <w:rPr>
          <w:rFonts w:ascii="Helvetica" w:hAnsi="Helvetica" w:cs="Arial"/>
        </w:rPr>
        <w:t xml:space="preserve">the energy available from </w:t>
      </w:r>
      <w:r>
        <w:rPr>
          <w:rFonts w:ascii="Helvetica" w:hAnsi="Helvetica" w:cs="Arial"/>
        </w:rPr>
        <w:t>a</w:t>
      </w:r>
      <w:r w:rsidRPr="006F0E50">
        <w:rPr>
          <w:rFonts w:ascii="Helvetica" w:hAnsi="Helvetica" w:cs="Arial"/>
        </w:rPr>
        <w:t xml:space="preserve"> redox process into PMF. Often in bioenergetic processes, the coupling between redox and PMF is fully reversible so that protons flowing down a PMF gradient across a membrane can drive a redox process in the </w:t>
      </w:r>
      <w:commentRangeStart w:id="6"/>
      <w:r w:rsidRPr="006F0E50">
        <w:rPr>
          <w:rFonts w:ascii="Helvetica" w:hAnsi="Helvetica" w:cs="Arial"/>
        </w:rPr>
        <w:t xml:space="preserve">anti-spontaneous </w:t>
      </w:r>
      <w:commentRangeEnd w:id="6"/>
      <w:r w:rsidR="009B1C08">
        <w:rPr>
          <w:rStyle w:val="CommentReference"/>
          <w:rFonts w:ascii="Calibri" w:eastAsia="Calibri" w:hAnsi="Calibri"/>
        </w:rPr>
        <w:commentReference w:id="6"/>
      </w:r>
      <w:r w:rsidRPr="006F0E50">
        <w:rPr>
          <w:rFonts w:ascii="Helvetica" w:hAnsi="Helvetica" w:cs="Arial"/>
        </w:rPr>
        <w:t xml:space="preserve">direction. </w:t>
      </w:r>
    </w:p>
    <w:p w14:paraId="1F435181" w14:textId="526EFEE7" w:rsidR="00A456F5" w:rsidRPr="006F0E50" w:rsidRDefault="00A456F5" w:rsidP="00A456F5">
      <w:pPr>
        <w:spacing w:after="120" w:line="480" w:lineRule="auto"/>
        <w:jc w:val="both"/>
        <w:rPr>
          <w:rFonts w:ascii="Helvetica" w:hAnsi="Helvetica"/>
        </w:rPr>
      </w:pPr>
      <w:r w:rsidRPr="006F0E50">
        <w:rPr>
          <w:rFonts w:ascii="Helvetica" w:hAnsi="Helvetica"/>
        </w:rPr>
        <w:t>In other biological processes, PCET</w:t>
      </w:r>
      <w:r w:rsidRPr="006F0E50">
        <w:rPr>
          <w:rFonts w:ascii="Helvetica" w:hAnsi="Helvetica"/>
          <w:color w:val="000000"/>
        </w:rPr>
        <w:t xml:space="preserve"> </w:t>
      </w:r>
      <w:r w:rsidRPr="006F0E50">
        <w:rPr>
          <w:rFonts w:ascii="Helvetica" w:hAnsi="Helvetica"/>
        </w:rPr>
        <w:t xml:space="preserve">can provide the </w:t>
      </w:r>
      <w:del w:id="7" w:author="Hammes-Schiffer, Sharon" w:date="2019-03-05T13:03:00Z">
        <w:r w:rsidRPr="006F0E50" w:rsidDel="0007421E">
          <w:rPr>
            <w:rFonts w:ascii="Helvetica" w:hAnsi="Helvetica"/>
          </w:rPr>
          <w:delText xml:space="preserve">lowest </w:delText>
        </w:r>
      </w:del>
      <w:ins w:id="8" w:author="Hammes-Schiffer, Sharon" w:date="2019-03-05T13:03:00Z">
        <w:r w:rsidR="0007421E" w:rsidRPr="006F0E50">
          <w:rPr>
            <w:rFonts w:ascii="Helvetica" w:hAnsi="Helvetica"/>
          </w:rPr>
          <w:t>lowest</w:t>
        </w:r>
        <w:r w:rsidR="0007421E">
          <w:rPr>
            <w:rFonts w:ascii="Helvetica" w:hAnsi="Helvetica"/>
          </w:rPr>
          <w:t>-</w:t>
        </w:r>
      </w:ins>
      <w:r w:rsidRPr="006F0E50">
        <w:rPr>
          <w:rFonts w:ascii="Helvetica" w:hAnsi="Helvetica"/>
        </w:rPr>
        <w:t xml:space="preserve">energy reaction </w:t>
      </w:r>
      <w:del w:id="9" w:author="Hammes-Schiffer, Sharon" w:date="2019-03-05T13:03:00Z">
        <w:r w:rsidRPr="006F0E50" w:rsidDel="0007421E">
          <w:rPr>
            <w:rFonts w:ascii="Helvetica" w:hAnsi="Helvetica"/>
          </w:rPr>
          <w:delText xml:space="preserve">coordinate </w:delText>
        </w:r>
      </w:del>
      <w:ins w:id="10" w:author="Hammes-Schiffer, Sharon" w:date="2019-03-05T13:03:00Z">
        <w:r w:rsidR="0007421E">
          <w:rPr>
            <w:rFonts w:ascii="Helvetica" w:hAnsi="Helvetica"/>
          </w:rPr>
          <w:t>pathway</w:t>
        </w:r>
        <w:r w:rsidR="0007421E" w:rsidRPr="006F0E50">
          <w:rPr>
            <w:rFonts w:ascii="Helvetica" w:hAnsi="Helvetica"/>
          </w:rPr>
          <w:t xml:space="preserve"> </w:t>
        </w:r>
      </w:ins>
      <w:r w:rsidRPr="006F0E50">
        <w:rPr>
          <w:rFonts w:ascii="Helvetica" w:hAnsi="Helvetica"/>
        </w:rPr>
        <w:t>and th</w:t>
      </w:r>
      <w:r>
        <w:rPr>
          <w:rFonts w:ascii="Helvetica" w:hAnsi="Helvetica"/>
        </w:rPr>
        <w:t>ereby</w:t>
      </w:r>
      <w:r w:rsidRPr="006F0E50">
        <w:rPr>
          <w:rFonts w:ascii="Helvetica" w:hAnsi="Helvetica"/>
        </w:rPr>
        <w:t xml:space="preserve"> </w:t>
      </w:r>
      <w:r w:rsidRPr="006F0E50">
        <w:rPr>
          <w:rFonts w:ascii="Helvetica" w:hAnsi="Helvetica"/>
          <w:color w:val="000000"/>
        </w:rPr>
        <w:t>choreograph the movement of electrons and protons as they are directed by enzymes to break and make new chemical bonds</w:t>
      </w:r>
      <w:r w:rsidRPr="006F0E50">
        <w:rPr>
          <w:rFonts w:ascii="Helvetica" w:hAnsi="Helvetica"/>
        </w:rPr>
        <w:t xml:space="preserve"> </w:t>
      </w:r>
      <w:r>
        <w:rPr>
          <w:rFonts w:ascii="Helvetica" w:hAnsi="Helvetica"/>
        </w:rPr>
        <w:t>in</w:t>
      </w:r>
      <w:r w:rsidRPr="006F0E50">
        <w:rPr>
          <w:rFonts w:ascii="Helvetica" w:hAnsi="Helvetica"/>
        </w:rPr>
        <w:t xml:space="preserve"> </w:t>
      </w:r>
      <w:r>
        <w:rPr>
          <w:rFonts w:ascii="Helvetica" w:hAnsi="Helvetica"/>
        </w:rPr>
        <w:t xml:space="preserve">myriad biochemical </w:t>
      </w:r>
      <w:r w:rsidRPr="006F0E50">
        <w:rPr>
          <w:rFonts w:ascii="Helvetica" w:hAnsi="Helvetica"/>
        </w:rPr>
        <w:t xml:space="preserve">reactions </w:t>
      </w:r>
      <w:r w:rsidRPr="006F0E50">
        <w:rPr>
          <w:rFonts w:ascii="Helvetica" w:hAnsi="Helvetica"/>
        </w:rPr>
        <w:fldChar w:fldCharType="begin">
          <w:fldData xml:space="preserve">PEVuZE5vdGU+PENpdGU+PEF1dGhvcj5NaWdsaW9yZTwvQXV0aG9yPjxZZWFyPjIwMTQ8L1llYXI+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=
</w:fldData>
        </w:fldChar>
      </w:r>
      <w:r w:rsidR="0034613B">
        <w:rPr>
          <w:rFonts w:ascii="Helvetica" w:hAnsi="Helvetica"/>
        </w:rPr>
        <w:instrText xml:space="preserve"> ADDIN EN.CITE </w:instrText>
      </w:r>
      <w:r w:rsidR="0034613B">
        <w:rPr>
          <w:rFonts w:ascii="Helvetica" w:hAnsi="Helvetica"/>
        </w:rPr>
        <w:fldChar w:fldCharType="begin">
          <w:fldData xml:space="preserve">PEVuZE5vdGU+PENpdGU+PEF1dGhvcj5NaWdsaW9yZTwvQXV0aG9yPjxZZWFyPjIwMTQ8L1llYXI+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=
</w:fldData>
        </w:fldChar>
      </w:r>
      <w:r w:rsidR="0034613B">
        <w:rPr>
          <w:rFonts w:ascii="Helvetica" w:hAnsi="Helvetica"/>
        </w:rPr>
        <w:instrText xml:space="preserve"> ADDIN EN.CITE.DATA </w:instrText>
      </w:r>
      <w:r w:rsidR="0034613B">
        <w:rPr>
          <w:rFonts w:ascii="Helvetica" w:hAnsi="Helvetica"/>
        </w:rPr>
      </w:r>
      <w:r w:rsidR="0034613B">
        <w:rPr>
          <w:rFonts w:ascii="Helvetica" w:hAnsi="Helvetica"/>
        </w:rPr>
        <w:fldChar w:fldCharType="end"/>
      </w:r>
      <w:r w:rsidRPr="006F0E50">
        <w:rPr>
          <w:rFonts w:ascii="Helvetica" w:hAnsi="Helvetica"/>
        </w:rPr>
      </w:r>
      <w:r w:rsidRPr="006F0E50">
        <w:rPr>
          <w:rFonts w:ascii="Helvetica" w:hAnsi="Helvetica"/>
        </w:rPr>
        <w:fldChar w:fldCharType="separate"/>
      </w:r>
      <w:r w:rsidRPr="006F0E50">
        <w:rPr>
          <w:rFonts w:ascii="Helvetica" w:hAnsi="Helvetica"/>
          <w:noProof/>
        </w:rPr>
        <w:t>(</w:t>
      </w:r>
      <w:r w:rsidRPr="006F0E50">
        <w:rPr>
          <w:rFonts w:ascii="Helvetica" w:hAnsi="Helvetica"/>
          <w:i/>
          <w:noProof/>
        </w:rPr>
        <w:t>3-9</w:t>
      </w:r>
      <w:r w:rsidRPr="006F0E50">
        <w:rPr>
          <w:rFonts w:ascii="Helvetica" w:hAnsi="Helvetica"/>
          <w:noProof/>
        </w:rPr>
        <w:t>)</w:t>
      </w:r>
      <w:r w:rsidRPr="006F0E50">
        <w:rPr>
          <w:rFonts w:ascii="Helvetica" w:hAnsi="Helvetica"/>
        </w:rPr>
        <w:fldChar w:fldCharType="end"/>
      </w:r>
      <w:r w:rsidRPr="006F0E50">
        <w:rPr>
          <w:rFonts w:ascii="Helvetica" w:hAnsi="Helvetica"/>
        </w:rPr>
        <w:t xml:space="preserve">.  </w:t>
      </w:r>
    </w:p>
    <w:p w14:paraId="749A8632" w14:textId="5047298D" w:rsidR="00A456F5" w:rsidRPr="006F0E50" w:rsidRDefault="00A456F5" w:rsidP="00A02788">
      <w:pPr>
        <w:spacing w:after="120" w:line="480" w:lineRule="auto"/>
        <w:jc w:val="both"/>
        <w:rPr>
          <w:rFonts w:ascii="Helvetica" w:hAnsi="Helvetica"/>
        </w:rPr>
      </w:pPr>
      <w:r w:rsidRPr="006F0E50">
        <w:rPr>
          <w:rFonts w:ascii="Helvetica" w:hAnsi="Helvetica"/>
        </w:rPr>
        <w:t>In addition to mimicking the iconic PCET process used by the Tyr</w:t>
      </w:r>
      <w:r w:rsidRPr="006F0E50">
        <w:rPr>
          <w:rFonts w:ascii="Helvetica" w:hAnsi="Helvetica"/>
          <w:vertAlign w:val="subscript"/>
        </w:rPr>
        <w:t>z</w:t>
      </w:r>
      <w:r w:rsidRPr="006F0E50">
        <w:rPr>
          <w:rFonts w:ascii="Helvetica" w:hAnsi="Helvetica"/>
        </w:rPr>
        <w:t>-His190 pair in photosystem II to transfer electrons from the water oxidizing catalyst to the oxidized P680</w:t>
      </w:r>
      <w:r>
        <w:rPr>
          <w:rFonts w:ascii="Helvetica" w:hAnsi="Helvetica"/>
        </w:rPr>
        <w:t xml:space="preserve"> complex</w:t>
      </w:r>
      <w:r w:rsidRPr="006F0E50">
        <w:rPr>
          <w:rFonts w:ascii="Helvetica" w:hAnsi="Helvetica"/>
        </w:rPr>
        <w:t xml:space="preserve"> </w:t>
      </w:r>
      <w:r w:rsidRPr="006F0E50">
        <w:rPr>
          <w:rFonts w:ascii="Helvetica" w:hAnsi="Helvetica"/>
        </w:rPr>
        <w:fldChar w:fldCharType="begin">
          <w:fldData xml:space="preserve">PEVuZE5vdGU+PENpdGU+PEF1dGhvcj5Ub21tb3M8L0F1dGhvcj48WWVhcj4yMDAwPC9ZZWFyPjxS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</w:fldData>
        </w:fldChar>
      </w:r>
      <w:r w:rsidR="008E4580">
        <w:rPr>
          <w:rFonts w:ascii="Helvetica" w:hAnsi="Helvetica"/>
        </w:rPr>
        <w:instrText xml:space="preserve"> ADDIN EN.CITE </w:instrText>
      </w:r>
      <w:r w:rsidR="008E4580">
        <w:rPr>
          <w:rFonts w:ascii="Helvetica" w:hAnsi="Helvetica"/>
        </w:rPr>
        <w:fldChar w:fldCharType="begin">
          <w:fldData xml:space="preserve">PEVuZE5vdGU+PENpdGU+PEF1dGhvcj5Ub21tb3M8L0F1dGhvcj48WWVhcj4yMDAwPC9ZZWFyPjxS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</w:fldData>
        </w:fldChar>
      </w:r>
      <w:r w:rsidR="008E4580">
        <w:rPr>
          <w:rFonts w:ascii="Helvetica" w:hAnsi="Helvetica"/>
        </w:rPr>
        <w:instrText xml:space="preserve"> ADDIN EN.CITE.DATA </w:instrText>
      </w:r>
      <w:r w:rsidR="008E4580">
        <w:rPr>
          <w:rFonts w:ascii="Helvetica" w:hAnsi="Helvetica"/>
        </w:rPr>
      </w:r>
      <w:r w:rsidR="008E4580">
        <w:rPr>
          <w:rFonts w:ascii="Helvetica" w:hAnsi="Helvetica"/>
        </w:rPr>
        <w:fldChar w:fldCharType="end"/>
      </w:r>
      <w:r w:rsidRPr="006F0E50">
        <w:rPr>
          <w:rFonts w:ascii="Helvetica" w:hAnsi="Helvetica"/>
        </w:rPr>
      </w:r>
      <w:r w:rsidRPr="006F0E50">
        <w:rPr>
          <w:rFonts w:ascii="Helvetica" w:hAnsi="Helvetica"/>
        </w:rPr>
        <w:fldChar w:fldCharType="separate"/>
      </w:r>
      <w:r w:rsidR="008E4580">
        <w:rPr>
          <w:rFonts w:ascii="Helvetica" w:hAnsi="Helvetica"/>
          <w:noProof/>
        </w:rPr>
        <w:t>(</w:t>
      </w:r>
      <w:r w:rsidR="008E4580" w:rsidRPr="008E4580">
        <w:rPr>
          <w:rFonts w:ascii="Helvetica" w:hAnsi="Helvetica"/>
          <w:i/>
          <w:noProof/>
        </w:rPr>
        <w:t>10-13</w:t>
      </w:r>
      <w:r w:rsidR="008E4580">
        <w:rPr>
          <w:rFonts w:ascii="Helvetica" w:hAnsi="Helvetica"/>
          <w:noProof/>
        </w:rPr>
        <w:t>)</w:t>
      </w:r>
      <w:r w:rsidRPr="006F0E50">
        <w:rPr>
          <w:rFonts w:ascii="Helvetica" w:hAnsi="Helvetica"/>
        </w:rPr>
        <w:fldChar w:fldCharType="end"/>
      </w:r>
      <w:r w:rsidRPr="006F0E50">
        <w:rPr>
          <w:rFonts w:ascii="Helvetica" w:hAnsi="Helvetica"/>
        </w:rPr>
        <w:t xml:space="preserve">, this work specifically addresses the length scale over which PCET processes may occur. By coupling the coordinated movement of </w:t>
      </w:r>
      <w:r>
        <w:rPr>
          <w:rFonts w:ascii="Helvetica" w:hAnsi="Helvetica"/>
        </w:rPr>
        <w:t xml:space="preserve">up to </w:t>
      </w:r>
      <w:r w:rsidRPr="006F0E50">
        <w:rPr>
          <w:rFonts w:ascii="Helvetica" w:hAnsi="Helvetica"/>
        </w:rPr>
        <w:t xml:space="preserve">four protons to a single electron transfer event, proton translocation by a </w:t>
      </w:r>
      <w:proofErr w:type="spellStart"/>
      <w:r w:rsidRPr="00432A8E">
        <w:rPr>
          <w:rFonts w:ascii="Helvetica" w:hAnsi="Helvetica"/>
        </w:rPr>
        <w:t>Grotthuss</w:t>
      </w:r>
      <w:proofErr w:type="spellEnd"/>
      <w:r w:rsidRPr="00432A8E">
        <w:rPr>
          <w:rFonts w:ascii="Helvetica" w:hAnsi="Helvetica"/>
        </w:rPr>
        <w:t>-type process</w:t>
      </w:r>
      <w:r w:rsidRPr="006F0E50">
        <w:rPr>
          <w:rFonts w:ascii="Helvetica" w:hAnsi="Helvetica"/>
        </w:rPr>
        <w:t xml:space="preserve"> </w:t>
      </w:r>
      <w:r w:rsidRPr="006F0E50">
        <w:rPr>
          <w:rFonts w:ascii="Helvetica" w:hAnsi="Helvetica"/>
        </w:rPr>
        <w:fldChar w:fldCharType="begin"/>
      </w:r>
      <w:r w:rsidR="008E4580">
        <w:rPr>
          <w:rFonts w:ascii="Helvetica" w:hAnsi="Helvetica"/>
        </w:rPr>
        <w:instrText xml:space="preserve"> ADDIN EN.CITE &lt;EndNote&gt;&lt;Cite&gt;&lt;Author&gt;Agmon&lt;/Author&gt;&lt;Year&gt;1995&lt;/Year&gt;&lt;RecNum&gt;314&lt;/RecNum&gt;&lt;DisplayText&gt;(&lt;style face="italic"&gt;14&lt;/style&gt;)&lt;/DisplayText&gt;&lt;record&gt;&lt;rec-number&gt;314&lt;/rec-number&gt;&lt;foreign-keys&gt;&lt;key app="EN" db-id="se2xxs0eow0x06eddv3xa05vt9vs9te5szat" timestamp="1473042577"&gt;314&lt;/key&gt;&lt;/foreign-keys&gt;&lt;ref-type name="Journal Article"&gt;17&lt;/ref-type&gt;&lt;contributors&gt;&lt;authors&gt;&lt;author&gt;Agmon, N. &lt;/author&gt;&lt;/authors&gt;&lt;/contributors&gt;&lt;titles&gt;&lt;title&gt;The Grötthuss mechanism&lt;/title&gt;&lt;secondary-title&gt;Chem. Phys. Lett. &lt;/secondary-title&gt;&lt;/titles&gt;&lt;periodical&gt;&lt;full-title&gt;Chemical Physics Letters&lt;/full-title&gt;&lt;abbr-1&gt;Chem. Phys. Lett.&lt;/abbr-1&gt;&lt;abbr-2&gt;Chem Phys Lett&lt;/abbr-2&gt;&lt;/periodical&gt;&lt;pages&gt;456–462&lt;/pages&gt;&lt;volume&gt;244&lt;/volume&gt;&lt;dates&gt;&lt;year&gt;1995&lt;/year&gt;&lt;/dates&gt;&lt;urls&gt;&lt;/urls&gt;&lt;/record&gt;&lt;/Cite&gt;&lt;/EndNote&gt;</w:instrText>
      </w:r>
      <w:r w:rsidRPr="006F0E50">
        <w:rPr>
          <w:rFonts w:ascii="Helvetica" w:hAnsi="Helvetica"/>
        </w:rPr>
        <w:fldChar w:fldCharType="separate"/>
      </w:r>
      <w:r w:rsidR="008E4580">
        <w:rPr>
          <w:rFonts w:ascii="Helvetica" w:hAnsi="Helvetica"/>
          <w:noProof/>
        </w:rPr>
        <w:t>(</w:t>
      </w:r>
      <w:r w:rsidR="008E4580" w:rsidRPr="008E4580">
        <w:rPr>
          <w:rFonts w:ascii="Helvetica" w:hAnsi="Helvetica"/>
          <w:i/>
          <w:noProof/>
        </w:rPr>
        <w:t>14</w:t>
      </w:r>
      <w:r w:rsidR="008E4580">
        <w:rPr>
          <w:rFonts w:ascii="Helvetica" w:hAnsi="Helvetica"/>
          <w:noProof/>
        </w:rPr>
        <w:t>)</w:t>
      </w:r>
      <w:r w:rsidRPr="006F0E50">
        <w:rPr>
          <w:rFonts w:ascii="Helvetica" w:hAnsi="Helvetica"/>
        </w:rPr>
        <w:fldChar w:fldCharType="end"/>
      </w:r>
      <w:r w:rsidRPr="006F0E50">
        <w:rPr>
          <w:rFonts w:ascii="Helvetica" w:hAnsi="Helvetica"/>
        </w:rPr>
        <w:t xml:space="preserve"> over distances of</w:t>
      </w:r>
      <w:r>
        <w:rPr>
          <w:rFonts w:ascii="Helvetica" w:hAnsi="Helvetica"/>
        </w:rPr>
        <w:t xml:space="preserve"> up to</w:t>
      </w:r>
      <w:r w:rsidRPr="006F0E50">
        <w:rPr>
          <w:rFonts w:ascii="Helvetica" w:hAnsi="Helvetica"/>
        </w:rPr>
        <w:t xml:space="preserve"> ~16 Å </w:t>
      </w:r>
      <w:r w:rsidRPr="001E3A2E">
        <w:rPr>
          <w:rFonts w:ascii="Helvetica" w:hAnsi="Helvetica"/>
        </w:rPr>
        <w:t>is</w:t>
      </w:r>
      <w:r w:rsidRPr="006F0E50">
        <w:rPr>
          <w:rFonts w:ascii="Helvetica" w:hAnsi="Helvetica"/>
        </w:rPr>
        <w:t xml:space="preserve"> </w:t>
      </w:r>
      <w:r>
        <w:rPr>
          <w:rFonts w:ascii="Helvetica" w:hAnsi="Helvetica"/>
        </w:rPr>
        <w:t>demonstrated</w:t>
      </w:r>
      <w:r w:rsidRPr="006F0E50">
        <w:rPr>
          <w:rFonts w:ascii="Helvetica" w:hAnsi="Helvetica"/>
        </w:rPr>
        <w:t xml:space="preserve">. The thermodynamic findings from this synthetic “proton wire” have implications for understanding and </w:t>
      </w:r>
      <w:r>
        <w:rPr>
          <w:rFonts w:ascii="Helvetica" w:hAnsi="Helvetica"/>
        </w:rPr>
        <w:t>designing</w:t>
      </w:r>
      <w:r w:rsidRPr="006F0E50">
        <w:rPr>
          <w:rFonts w:ascii="Helvetica" w:hAnsi="Helvetica"/>
        </w:rPr>
        <w:t xml:space="preserve"> proton channel</w:t>
      </w:r>
      <w:r>
        <w:rPr>
          <w:rFonts w:ascii="Helvetica" w:hAnsi="Helvetica"/>
        </w:rPr>
        <w:t>s and</w:t>
      </w:r>
      <w:r w:rsidRPr="006F0E50">
        <w:rPr>
          <w:rFonts w:ascii="Helvetica" w:hAnsi="Helvetica"/>
        </w:rPr>
        <w:t xml:space="preserve"> </w:t>
      </w:r>
      <w:r w:rsidRPr="006F0E50">
        <w:rPr>
          <w:rFonts w:ascii="Helvetica" w:hAnsi="Helvetica"/>
        </w:rPr>
        <w:lastRenderedPageBreak/>
        <w:t xml:space="preserve">pumps </w:t>
      </w:r>
      <w:r>
        <w:rPr>
          <w:rFonts w:ascii="Helvetica" w:hAnsi="Helvetica"/>
        </w:rPr>
        <w:t xml:space="preserve">in artificial and reengineered photosynthesis </w:t>
      </w:r>
      <w:r>
        <w:rPr>
          <w:rFonts w:ascii="Helvetica" w:hAnsi="Helvetica"/>
        </w:rPr>
        <w:fldChar w:fldCharType="begin">
          <w:fldData xml:space="preserve">PEVuZE5vdGU+PENpdGU+PEF1dGhvcj5PcnQ8L0F1dGhvcj48WWVhcj4yMDE1PC9ZZWFyPjxSZWNO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</w:fldData>
        </w:fldChar>
      </w:r>
      <w:r w:rsidR="008E4580">
        <w:rPr>
          <w:rFonts w:ascii="Helvetica" w:hAnsi="Helvetica"/>
        </w:rPr>
        <w:instrText xml:space="preserve"> ADDIN EN.CITE </w:instrText>
      </w:r>
      <w:r w:rsidR="008E4580">
        <w:rPr>
          <w:rFonts w:ascii="Helvetica" w:hAnsi="Helvetica"/>
        </w:rPr>
        <w:fldChar w:fldCharType="begin">
          <w:fldData xml:space="preserve">PEVuZE5vdGU+PENpdGU+PEF1dGhvcj5PcnQ8L0F1dGhvcj48WWVhcj4yMDE1PC9ZZWFyPjxSZWNO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</w:fldData>
        </w:fldChar>
      </w:r>
      <w:r w:rsidR="008E4580">
        <w:rPr>
          <w:rFonts w:ascii="Helvetica" w:hAnsi="Helvetica"/>
        </w:rPr>
        <w:instrText xml:space="preserve"> ADDIN EN.CITE.DATA </w:instrText>
      </w:r>
      <w:r w:rsidR="008E4580">
        <w:rPr>
          <w:rFonts w:ascii="Helvetica" w:hAnsi="Helvetica"/>
        </w:rPr>
      </w:r>
      <w:r w:rsidR="008E4580">
        <w:rPr>
          <w:rFonts w:ascii="Helvetica" w:hAnsi="Helvetica"/>
        </w:rPr>
        <w:fldChar w:fldCharType="end"/>
      </w:r>
      <w:r>
        <w:rPr>
          <w:rFonts w:ascii="Helvetica" w:hAnsi="Helvetica"/>
        </w:rPr>
      </w:r>
      <w:r>
        <w:rPr>
          <w:rFonts w:ascii="Helvetica" w:hAnsi="Helvetica"/>
        </w:rPr>
        <w:fldChar w:fldCharType="separate"/>
      </w:r>
      <w:r w:rsidR="008E4580">
        <w:rPr>
          <w:rFonts w:ascii="Helvetica" w:hAnsi="Helvetica"/>
          <w:noProof/>
        </w:rPr>
        <w:t>(</w:t>
      </w:r>
      <w:r w:rsidR="008E4580" w:rsidRPr="008E4580">
        <w:rPr>
          <w:rFonts w:ascii="Helvetica" w:hAnsi="Helvetica"/>
          <w:i/>
          <w:noProof/>
        </w:rPr>
        <w:t>15, 16</w:t>
      </w:r>
      <w:r w:rsidR="008E4580">
        <w:rPr>
          <w:rFonts w:ascii="Helvetica" w:hAnsi="Helvetica"/>
          <w:noProof/>
        </w:rPr>
        <w:t>)</w:t>
      </w:r>
      <w:r>
        <w:rPr>
          <w:rFonts w:ascii="Helvetica" w:hAnsi="Helvetica"/>
        </w:rPr>
        <w:fldChar w:fldCharType="end"/>
      </w:r>
      <w:r>
        <w:rPr>
          <w:rFonts w:ascii="Helvetica" w:hAnsi="Helvetica"/>
        </w:rPr>
        <w:t xml:space="preserve">, </w:t>
      </w:r>
      <w:r w:rsidRPr="006F0E50">
        <w:rPr>
          <w:rFonts w:ascii="Helvetica" w:hAnsi="Helvetica"/>
        </w:rPr>
        <w:t xml:space="preserve">and </w:t>
      </w:r>
      <w:r>
        <w:rPr>
          <w:rFonts w:ascii="Helvetica" w:hAnsi="Helvetica"/>
        </w:rPr>
        <w:t>for</w:t>
      </w:r>
      <w:r w:rsidRPr="006F0E50">
        <w:rPr>
          <w:rFonts w:ascii="Helvetica" w:hAnsi="Helvetica"/>
        </w:rPr>
        <w:t xml:space="preserve"> management of proton activity around catalytic sites including those for water oxidation and reduction</w:t>
      </w:r>
      <w:r w:rsidR="003476E3">
        <w:rPr>
          <w:rFonts w:ascii="Helvetica" w:hAnsi="Helvetica"/>
        </w:rPr>
        <w:fldChar w:fldCharType="begin"/>
      </w:r>
      <w:r w:rsidR="008E4580">
        <w:rPr>
          <w:rFonts w:ascii="Helvetica" w:hAnsi="Helvetica"/>
        </w:rPr>
        <w:instrText xml:space="preserve"> ADDIN EN.CITE &lt;EndNote&gt;&lt;Cite&gt;&lt;Author&gt;Liu&lt;/Author&gt;&lt;Year&gt;2018&lt;/Year&gt;&lt;RecNum&gt;373&lt;/RecNum&gt;&lt;DisplayText&gt;(&lt;style face="italic"&gt;17&lt;/style&gt;)&lt;/DisplayText&gt;&lt;record&gt;&lt;rec-number&gt;373&lt;/rec-number&gt;&lt;foreign-keys&gt;&lt;key app="EN" db-id="se2xxs0eow0x06eddv3xa05vt9vs9te5szat" timestamp="1551589159"&gt;373&lt;/key&gt;&lt;/foreign-keys&gt;&lt;ref-type name="Journal Article"&gt;17&lt;/ref-type&gt;&lt;contributors&gt;&lt;authors&gt;&lt;author&gt;Liu, Tianfei&lt;/author&gt;&lt;author&gt;Guo, Meiyuan&lt;/author&gt;&lt;author&gt;Orthaber, Andreas&lt;/author&gt;&lt;author&gt;Lomoth, Reiner&lt;/author&gt;&lt;author&gt;Lundberg, Marcus&lt;/author&gt;&lt;author&gt;Ott, Sascha&lt;/author&gt;&lt;author&gt;Hammarström, Leif&lt;/author&gt;&lt;/authors&gt;&lt;/contributors&gt;&lt;titles&gt;&lt;title&gt;Accelerating proton-coupled electron transfer of metal hydrides in catalyst model reactions&lt;/title&gt;&lt;secondary-title&gt;Nature Chemistry&lt;/secondary-title&gt;&lt;/titles&gt;&lt;periodical&gt;&lt;full-title&gt;Nature Chemistry&lt;/full-title&gt;&lt;/periodical&gt;&lt;pages&gt;881-887&lt;/pages&gt;&lt;volume&gt;10&lt;/volume&gt;&lt;number&gt;8&lt;/number&gt;&lt;dates&gt;&lt;year&gt;2018&lt;/year&gt;&lt;pub-dates&gt;&lt;date&gt;2018/08/01&lt;/date&gt;&lt;/pub-dates&gt;&lt;/dates&gt;&lt;isbn&gt;1755-4349&lt;/isbn&gt;&lt;urls&gt;&lt;related-urls&gt;&lt;url&gt;https://doi.org/10.1038/s41557-018-0076-x&lt;/url&gt;&lt;/related-urls&gt;&lt;/urls&gt;&lt;electronic-resource-num&gt;10.1038/s41557-018-0076-x&lt;/electronic-resource-num&gt;&lt;/record&gt;&lt;/Cite&gt;&lt;/EndNote&gt;</w:instrText>
      </w:r>
      <w:r w:rsidR="003476E3">
        <w:rPr>
          <w:rFonts w:ascii="Helvetica" w:hAnsi="Helvetica"/>
        </w:rPr>
        <w:fldChar w:fldCharType="separate"/>
      </w:r>
      <w:r w:rsidR="008E4580">
        <w:rPr>
          <w:rFonts w:ascii="Helvetica" w:hAnsi="Helvetica"/>
          <w:noProof/>
        </w:rPr>
        <w:t>(</w:t>
      </w:r>
      <w:r w:rsidR="008E4580" w:rsidRPr="008E4580">
        <w:rPr>
          <w:rFonts w:ascii="Helvetica" w:hAnsi="Helvetica"/>
          <w:i/>
          <w:noProof/>
        </w:rPr>
        <w:t>17</w:t>
      </w:r>
      <w:r w:rsidR="008E4580">
        <w:rPr>
          <w:rFonts w:ascii="Helvetica" w:hAnsi="Helvetica"/>
          <w:noProof/>
        </w:rPr>
        <w:t>)</w:t>
      </w:r>
      <w:r w:rsidR="003476E3">
        <w:rPr>
          <w:rFonts w:ascii="Helvetica" w:hAnsi="Helvetica"/>
        </w:rPr>
        <w:fldChar w:fldCharType="end"/>
      </w:r>
      <w:r>
        <w:rPr>
          <w:rFonts w:ascii="Helvetica" w:hAnsi="Helvetica"/>
        </w:rPr>
        <w:t>.</w:t>
      </w:r>
    </w:p>
    <w:p w14:paraId="01184DE6" w14:textId="734615CA" w:rsidR="00926510" w:rsidRPr="00F04059" w:rsidRDefault="00926510" w:rsidP="00A02788">
      <w:pPr>
        <w:spacing w:line="480" w:lineRule="auto"/>
        <w:jc w:val="both"/>
        <w:rPr>
          <w:rFonts w:ascii="Helvetica" w:hAnsi="Helvetica" w:cs="Segoe UI"/>
          <w:color w:val="000000"/>
        </w:rPr>
      </w:pPr>
      <w:r w:rsidRPr="00F04059">
        <w:rPr>
          <w:rFonts w:ascii="Helvetica" w:hAnsi="Helvetica" w:cs="Segoe UI"/>
          <w:color w:val="000000"/>
        </w:rPr>
        <w:t xml:space="preserve">Fig. 1 presents </w:t>
      </w:r>
      <w:r w:rsidRPr="00956FA2">
        <w:rPr>
          <w:rFonts w:ascii="Helvetica" w:hAnsi="Helvetica" w:cs="Segoe UI"/>
          <w:color w:val="000000"/>
        </w:rPr>
        <w:t>a progression of four constructs in which electrochemical oxidation of the phenol initiates transfer of the phenolic proton</w:t>
      </w:r>
      <w:r>
        <w:rPr>
          <w:rFonts w:ascii="Helvetica" w:hAnsi="Helvetica" w:cs="Segoe UI"/>
          <w:color w:val="000000"/>
        </w:rPr>
        <w:t xml:space="preserve"> as indicated.</w:t>
      </w:r>
      <w:r w:rsidRPr="00956FA2">
        <w:rPr>
          <w:rFonts w:ascii="Helvetica" w:hAnsi="Helvetica" w:cs="Segoe UI"/>
          <w:color w:val="000000"/>
        </w:rPr>
        <w:t xml:space="preserve"> </w:t>
      </w:r>
      <w:r>
        <w:rPr>
          <w:rFonts w:ascii="Helvetica" w:hAnsi="Helvetica" w:cs="Segoe UI"/>
          <w:color w:val="000000"/>
        </w:rPr>
        <w:t xml:space="preserve">In each case, the phenol serves </w:t>
      </w:r>
      <w:ins w:id="11" w:author="Hammes-Schiffer, Sharon" w:date="2019-03-05T13:06:00Z">
        <w:r w:rsidR="001F7AD1">
          <w:rPr>
            <w:rFonts w:ascii="Helvetica" w:hAnsi="Helvetica" w:cs="Segoe UI"/>
            <w:color w:val="000000"/>
          </w:rPr>
          <w:t xml:space="preserve">as </w:t>
        </w:r>
      </w:ins>
      <w:r>
        <w:rPr>
          <w:rFonts w:ascii="Helvetica" w:hAnsi="Helvetica" w:cs="Segoe UI"/>
          <w:color w:val="000000"/>
        </w:rPr>
        <w:t xml:space="preserve">a model for </w:t>
      </w:r>
      <w:proofErr w:type="spellStart"/>
      <w:r>
        <w:rPr>
          <w:rFonts w:ascii="Helvetica" w:hAnsi="Helvetica" w:cs="Segoe UI"/>
          <w:color w:val="000000"/>
        </w:rPr>
        <w:t>Tyr</w:t>
      </w:r>
      <w:r w:rsidRPr="003B3D64">
        <w:rPr>
          <w:rFonts w:ascii="Helvetica" w:hAnsi="Helvetica" w:cs="Segoe UI"/>
          <w:color w:val="000000"/>
          <w:vertAlign w:val="subscript"/>
        </w:rPr>
        <w:t>z</w:t>
      </w:r>
      <w:proofErr w:type="spellEnd"/>
      <w:r>
        <w:rPr>
          <w:rFonts w:ascii="Helvetica" w:hAnsi="Helvetica" w:cs="Segoe UI"/>
          <w:color w:val="000000"/>
        </w:rPr>
        <w:t xml:space="preserve"> and the benzimidazole as a model for His190</w:t>
      </w:r>
      <w:del w:id="12" w:author="Hammes-Schiffer, Sharon" w:date="2019-03-05T13:09:00Z">
        <w:r w:rsidDel="00A613E6">
          <w:rPr>
            <w:rFonts w:ascii="Helvetica" w:hAnsi="Helvetica" w:cs="Segoe UI"/>
            <w:color w:val="000000"/>
          </w:rPr>
          <w:delText xml:space="preserve">, </w:delText>
        </w:r>
      </w:del>
      <w:ins w:id="13" w:author="Hammes-Schiffer, Sharon" w:date="2019-03-05T13:09:00Z">
        <w:r w:rsidR="00A613E6">
          <w:rPr>
            <w:rFonts w:ascii="Helvetica" w:hAnsi="Helvetica" w:cs="Segoe UI"/>
            <w:color w:val="000000"/>
          </w:rPr>
          <w:t xml:space="preserve">; </w:t>
        </w:r>
      </w:ins>
      <w:r>
        <w:rPr>
          <w:rFonts w:ascii="Helvetica" w:hAnsi="Helvetica" w:cs="Segoe UI"/>
          <w:color w:val="000000"/>
        </w:rPr>
        <w:t>additionally</w:t>
      </w:r>
      <w:ins w:id="14" w:author="Hammes-Schiffer, Sharon" w:date="2019-03-05T13:09:00Z">
        <w:r w:rsidR="00A613E6">
          <w:rPr>
            <w:rFonts w:ascii="Helvetica" w:hAnsi="Helvetica" w:cs="Segoe UI"/>
            <w:color w:val="000000"/>
          </w:rPr>
          <w:t>,</w:t>
        </w:r>
      </w:ins>
      <w:r>
        <w:rPr>
          <w:rFonts w:ascii="Helvetica" w:hAnsi="Helvetica" w:cs="Segoe UI"/>
          <w:color w:val="000000"/>
        </w:rPr>
        <w:t xml:space="preserve"> in </w:t>
      </w:r>
      <w:r w:rsidRPr="00956FA2">
        <w:rPr>
          <w:rFonts w:ascii="Helvetica" w:hAnsi="Helvetica" w:cs="Segoe UI"/>
          <w:b/>
          <w:color w:val="000000"/>
        </w:rPr>
        <w:t>1</w:t>
      </w:r>
      <w:r>
        <w:rPr>
          <w:rFonts w:ascii="Helvetica" w:hAnsi="Helvetica" w:cs="Segoe UI"/>
          <w:color w:val="000000"/>
        </w:rPr>
        <w:t xml:space="preserve"> the amide serves as a model for Asp298 </w:t>
      </w:r>
      <w:r w:rsidR="0034613B">
        <w:rPr>
          <w:rFonts w:ascii="Helvetica" w:hAnsi="Helvetica" w:cs="Segoe UI"/>
          <w:color w:val="000000"/>
        </w:rPr>
        <w:fldChar w:fldCharType="begin"/>
      </w:r>
      <w:r w:rsidR="0034613B">
        <w:rPr>
          <w:rFonts w:ascii="Helvetica" w:hAnsi="Helvetica" w:cs="Segoe UI"/>
          <w:color w:val="000000"/>
        </w:rPr>
        <w:instrText xml:space="preserve"> ADDIN EN.CITE &lt;EndNote&gt;&lt;Cite&gt;&lt;Author&gt;Umena&lt;/Author&gt;&lt;Year&gt;2011&lt;/Year&gt;&lt;RecNum&gt;244&lt;/RecNum&gt;&lt;DisplayText&gt;(&lt;style face="italic"&gt;12&lt;/style&gt;)&lt;/DisplayText&gt;&lt;record&gt;&lt;rec-number&gt;244&lt;/rec-number&gt;&lt;foreign-keys&gt;&lt;key app="EN" db-id="se2xxs0eow0x06eddv3xa05vt9vs9te5szat" timestamp="1469390066"&gt;244&lt;/key&gt;&lt;/foreign-keys&gt;&lt;ref-type name="Journal Article"&gt;17&lt;/ref-type&gt;&lt;contributors&gt;&lt;authors&gt;&lt;author&gt;Umena, Yasufumi  &lt;/author&gt;&lt;author&gt;Kawakami, Keisuke &lt;/author&gt;&lt;author&gt;Shen, Jian-Ren &lt;/author&gt;&lt;author&gt;Kamiya, Nobuo &lt;/author&gt;&lt;/authors&gt;&lt;/contributors&gt;&lt;titles&gt;&lt;title&gt;Crystal structure of oxygen-evolving photosystem II at a resolution of 1.9 Å&lt;/title&gt;&lt;secondary-title&gt;Nature&lt;/secondary-title&gt;&lt;/titles&gt;&lt;periodical&gt;&lt;full-title&gt;Nature&lt;/full-title&gt;&lt;/periodical&gt;&lt;pages&gt;55–60&lt;/pages&gt;&lt;volume&gt;473&lt;/volume&gt;&lt;dates&gt;&lt;year&gt;2011&lt;/year&gt;&lt;/dates&gt;&lt;urls&gt;&lt;/urls&gt;&lt;electronic-resource-num&gt;10.1038/nature09913&lt;/electronic-resource-num&gt;&lt;/record&gt;&lt;/Cite&gt;&lt;/EndNote&gt;</w:instrText>
      </w:r>
      <w:r w:rsidR="0034613B">
        <w:rPr>
          <w:rFonts w:ascii="Helvetica" w:hAnsi="Helvetica" w:cs="Segoe UI"/>
          <w:color w:val="000000"/>
        </w:rPr>
        <w:fldChar w:fldCharType="separate"/>
      </w:r>
      <w:r w:rsidR="0034613B">
        <w:rPr>
          <w:rFonts w:ascii="Helvetica" w:hAnsi="Helvetica" w:cs="Segoe UI"/>
          <w:noProof/>
          <w:color w:val="000000"/>
        </w:rPr>
        <w:t>(</w:t>
      </w:r>
      <w:r w:rsidR="0034613B" w:rsidRPr="0034613B">
        <w:rPr>
          <w:rFonts w:ascii="Helvetica" w:hAnsi="Helvetica" w:cs="Segoe UI"/>
          <w:i/>
          <w:noProof/>
          <w:color w:val="000000"/>
        </w:rPr>
        <w:t>12</w:t>
      </w:r>
      <w:r w:rsidR="0034613B">
        <w:rPr>
          <w:rFonts w:ascii="Helvetica" w:hAnsi="Helvetica" w:cs="Segoe UI"/>
          <w:noProof/>
          <w:color w:val="000000"/>
        </w:rPr>
        <w:t>)</w:t>
      </w:r>
      <w:r w:rsidR="0034613B">
        <w:rPr>
          <w:rFonts w:ascii="Helvetica" w:hAnsi="Helvetica" w:cs="Segoe UI"/>
          <w:color w:val="000000"/>
        </w:rPr>
        <w:fldChar w:fldCharType="end"/>
      </w:r>
      <w:r>
        <w:rPr>
          <w:rFonts w:ascii="Helvetica" w:hAnsi="Helvetica" w:cs="Segoe UI"/>
          <w:color w:val="000000"/>
        </w:rPr>
        <w:t>. Proton transfer to</w:t>
      </w:r>
      <w:ins w:id="15" w:author="Hammes-Schiffer, Sharon" w:date="2019-03-05T13:09:00Z">
        <w:r w:rsidR="00A613E6">
          <w:rPr>
            <w:rFonts w:ascii="Helvetica" w:hAnsi="Helvetica" w:cs="Segoe UI"/>
            <w:color w:val="000000"/>
          </w:rPr>
          <w:t xml:space="preserve"> the</w:t>
        </w:r>
      </w:ins>
      <w:r w:rsidRPr="00956FA2">
        <w:rPr>
          <w:rFonts w:ascii="Helvetica" w:hAnsi="Helvetica" w:cs="Segoe UI"/>
          <w:color w:val="000000"/>
        </w:rPr>
        <w:t xml:space="preserve"> attached imidazole</w:t>
      </w:r>
      <w:r>
        <w:rPr>
          <w:rFonts w:ascii="Helvetica" w:hAnsi="Helvetica" w:cs="Segoe UI"/>
          <w:color w:val="000000"/>
        </w:rPr>
        <w:t xml:space="preserve"> has been extensively characterized </w:t>
      </w:r>
      <w:r w:rsidR="003476E3">
        <w:rPr>
          <w:rFonts w:ascii="Helvetica" w:hAnsi="Helvetica" w:cs="Segoe UI"/>
          <w:color w:val="000000"/>
        </w:rPr>
        <w:fldChar w:fldCharType="begin">
          <w:fldData xml:space="preserve">PEVuZE5vdGU+PENpdGU+PEF1dGhvcj5NYXJrbGU8L0F1dGhvcj48WWVhcj4yMDA4PC9ZZWFyPjxS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</w:fldData>
        </w:fldChar>
      </w:r>
      <w:r w:rsidR="00EA7E03">
        <w:rPr>
          <w:rFonts w:ascii="Helvetica" w:hAnsi="Helvetica" w:cs="Segoe UI"/>
          <w:color w:val="000000"/>
        </w:rPr>
        <w:instrText xml:space="preserve"> ADDIN EN.CITE </w:instrText>
      </w:r>
      <w:r w:rsidR="00EA7E03">
        <w:rPr>
          <w:rFonts w:ascii="Helvetica" w:hAnsi="Helvetica" w:cs="Segoe UI"/>
          <w:color w:val="000000"/>
        </w:rPr>
        <w:fldChar w:fldCharType="begin">
          <w:fldData xml:space="preserve">PEVuZE5vdGU+PENpdGU+PEF1dGhvcj5NYXJrbGU8L0F1dGhvcj48WWVhcj4yMDA4PC9ZZWFyPjxS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</w:fldData>
        </w:fldChar>
      </w:r>
      <w:r w:rsidR="00EA7E03">
        <w:rPr>
          <w:rFonts w:ascii="Helvetica" w:hAnsi="Helvetica" w:cs="Segoe UI"/>
          <w:color w:val="000000"/>
        </w:rPr>
        <w:instrText xml:space="preserve"> ADDIN EN.CITE.DATA </w:instrText>
      </w:r>
      <w:r w:rsidR="00EA7E03">
        <w:rPr>
          <w:rFonts w:ascii="Helvetica" w:hAnsi="Helvetica" w:cs="Segoe UI"/>
          <w:color w:val="000000"/>
        </w:rPr>
      </w:r>
      <w:r w:rsidR="00EA7E03">
        <w:rPr>
          <w:rFonts w:ascii="Helvetica" w:hAnsi="Helvetica" w:cs="Segoe UI"/>
          <w:color w:val="000000"/>
        </w:rPr>
        <w:fldChar w:fldCharType="end"/>
      </w:r>
      <w:r w:rsidR="003476E3">
        <w:rPr>
          <w:rFonts w:ascii="Helvetica" w:hAnsi="Helvetica" w:cs="Segoe UI"/>
          <w:color w:val="000000"/>
        </w:rPr>
      </w:r>
      <w:r w:rsidR="003476E3">
        <w:rPr>
          <w:rFonts w:ascii="Helvetica" w:hAnsi="Helvetica" w:cs="Segoe UI"/>
          <w:color w:val="000000"/>
        </w:rPr>
        <w:fldChar w:fldCharType="separate"/>
      </w:r>
      <w:r w:rsidR="00EA7E03">
        <w:rPr>
          <w:rFonts w:ascii="Helvetica" w:hAnsi="Helvetica" w:cs="Segoe UI"/>
          <w:noProof/>
          <w:color w:val="000000"/>
        </w:rPr>
        <w:t>(</w:t>
      </w:r>
      <w:r w:rsidR="00EA7E03" w:rsidRPr="00EA7E03">
        <w:rPr>
          <w:rFonts w:ascii="Helvetica" w:hAnsi="Helvetica" w:cs="Segoe UI"/>
          <w:i/>
          <w:noProof/>
          <w:color w:val="000000"/>
        </w:rPr>
        <w:t>11, 18-21</w:t>
      </w:r>
      <w:r w:rsidR="00EA7E03">
        <w:rPr>
          <w:rFonts w:ascii="Helvetica" w:hAnsi="Helvetica" w:cs="Segoe UI"/>
          <w:noProof/>
          <w:color w:val="000000"/>
        </w:rPr>
        <w:t>)</w:t>
      </w:r>
      <w:r w:rsidR="003476E3">
        <w:rPr>
          <w:rFonts w:ascii="Helvetica" w:hAnsi="Helvetica" w:cs="Segoe UI"/>
          <w:color w:val="000000"/>
        </w:rPr>
        <w:fldChar w:fldCharType="end"/>
      </w:r>
      <w:r>
        <w:rPr>
          <w:rFonts w:ascii="Helvetica" w:hAnsi="Helvetica" w:cs="Segoe UI"/>
          <w:color w:val="000000"/>
        </w:rPr>
        <w:t>. A</w:t>
      </w:r>
      <w:r w:rsidRPr="00F04059">
        <w:rPr>
          <w:rFonts w:ascii="Helvetica" w:hAnsi="Helvetica" w:cs="Segoe UI"/>
          <w:color w:val="000000"/>
        </w:rPr>
        <w:t>s is likely the case in the natural system, Asp</w:t>
      </w:r>
      <w:r>
        <w:rPr>
          <w:rFonts w:ascii="Helvetica" w:hAnsi="Helvetica" w:cs="Segoe UI"/>
          <w:color w:val="000000"/>
        </w:rPr>
        <w:t>298</w:t>
      </w:r>
      <w:r w:rsidRPr="00F04059">
        <w:rPr>
          <w:rFonts w:ascii="Helvetica" w:hAnsi="Helvetica" w:cs="Segoe UI"/>
          <w:color w:val="000000"/>
        </w:rPr>
        <w:t xml:space="preserve"> H-bonded to the His190 cannot accept a proton from the benzimidazolium ion due to the unfavorable </w:t>
      </w:r>
      <w:proofErr w:type="spellStart"/>
      <w:r w:rsidRPr="00F04059">
        <w:rPr>
          <w:rFonts w:ascii="Helvetica" w:hAnsi="Helvetica" w:cs="Segoe UI"/>
          <w:color w:val="000000"/>
        </w:rPr>
        <w:t>p</w:t>
      </w:r>
      <w:r w:rsidRPr="0088141B">
        <w:rPr>
          <w:rFonts w:ascii="Helvetica" w:hAnsi="Helvetica" w:cs="Segoe UI"/>
          <w:i/>
          <w:color w:val="000000"/>
        </w:rPr>
        <w:t>K</w:t>
      </w:r>
      <w:r w:rsidRPr="00F04059">
        <w:rPr>
          <w:rFonts w:ascii="Helvetica" w:hAnsi="Helvetica" w:cs="Segoe UI"/>
          <w:color w:val="000000"/>
          <w:vertAlign w:val="subscript"/>
        </w:rPr>
        <w:t>a</w:t>
      </w:r>
      <w:proofErr w:type="spellEnd"/>
      <w:r>
        <w:rPr>
          <w:rFonts w:ascii="Helvetica" w:hAnsi="Helvetica" w:cs="Segoe UI"/>
          <w:color w:val="000000"/>
        </w:rPr>
        <w:t xml:space="preserve">; </w:t>
      </w:r>
      <w:del w:id="16" w:author="Hammes-Schiffer, Sharon" w:date="2019-03-05T13:10:00Z">
        <w:r w:rsidDel="00A613E6">
          <w:rPr>
            <w:rFonts w:ascii="Helvetica" w:hAnsi="Helvetica" w:cs="Segoe UI"/>
            <w:color w:val="000000"/>
          </w:rPr>
          <w:delText>likewise</w:delText>
        </w:r>
      </w:del>
      <w:ins w:id="17" w:author="Hammes-Schiffer, Sharon" w:date="2019-03-05T13:10:00Z">
        <w:r w:rsidR="00A613E6">
          <w:rPr>
            <w:rFonts w:ascii="Helvetica" w:hAnsi="Helvetica" w:cs="Segoe UI"/>
            <w:color w:val="000000"/>
          </w:rPr>
          <w:t>similarly</w:t>
        </w:r>
      </w:ins>
      <w:r>
        <w:rPr>
          <w:rFonts w:ascii="Helvetica" w:hAnsi="Helvetica" w:cs="Segoe UI"/>
          <w:color w:val="000000"/>
        </w:rPr>
        <w:t>,</w:t>
      </w:r>
      <w:r w:rsidRPr="00F04059">
        <w:rPr>
          <w:rFonts w:ascii="Helvetica" w:hAnsi="Helvetica" w:cs="Segoe UI"/>
          <w:color w:val="000000"/>
        </w:rPr>
        <w:t xml:space="preserve"> the attached amide</w:t>
      </w:r>
      <w:r>
        <w:rPr>
          <w:rFonts w:ascii="Helvetica" w:hAnsi="Helvetica" w:cs="Segoe UI"/>
          <w:color w:val="000000"/>
        </w:rPr>
        <w:t xml:space="preserve"> in </w:t>
      </w:r>
      <w:r w:rsidRPr="006A3E1F">
        <w:rPr>
          <w:rFonts w:ascii="Helvetica" w:hAnsi="Helvetica" w:cs="Segoe UI"/>
          <w:b/>
          <w:color w:val="000000"/>
        </w:rPr>
        <w:t>1</w:t>
      </w:r>
      <w:r w:rsidRPr="00F04059">
        <w:rPr>
          <w:rFonts w:ascii="Helvetica" w:hAnsi="Helvetica" w:cs="Segoe UI"/>
          <w:color w:val="000000"/>
        </w:rPr>
        <w:t xml:space="preserve"> cannot accept a proton, and the benzimidazolium ion, </w:t>
      </w:r>
      <w:r w:rsidRPr="00F04059">
        <w:rPr>
          <w:rFonts w:ascii="Helvetica" w:hAnsi="Helvetica" w:cs="Segoe UI"/>
          <w:b/>
          <w:color w:val="000000"/>
        </w:rPr>
        <w:t>1</w:t>
      </w:r>
      <w:r w:rsidRPr="006F0E50">
        <w:rPr>
          <w:rFonts w:ascii="Helvetica" w:hAnsi="Helvetica" w:cs="Segoe UI"/>
          <w:b/>
          <w:color w:val="000000"/>
        </w:rPr>
        <w:t>’</w:t>
      </w:r>
      <w:r w:rsidRPr="00F04059">
        <w:rPr>
          <w:rFonts w:ascii="Helvetica" w:hAnsi="Helvetica" w:cs="Segoe UI"/>
          <w:color w:val="000000"/>
        </w:rPr>
        <w:t>, is the final PCET product</w:t>
      </w:r>
      <w:ins w:id="18" w:author="Hammes-Schiffer, Sharon" w:date="2019-03-05T13:11:00Z">
        <w:r w:rsidR="00A613E6">
          <w:rPr>
            <w:rFonts w:ascii="Helvetica" w:hAnsi="Helvetica" w:cs="Segoe UI"/>
            <w:color w:val="000000"/>
          </w:rPr>
          <w:t xml:space="preserve"> </w:t>
        </w:r>
      </w:ins>
      <w:r>
        <w:rPr>
          <w:rFonts w:ascii="Helvetica" w:hAnsi="Helvetica" w:cs="Segoe UI"/>
          <w:color w:val="000000"/>
        </w:rPr>
        <w:fldChar w:fldCharType="begin"/>
      </w:r>
      <w:r w:rsidR="00EA7E03">
        <w:rPr>
          <w:rFonts w:ascii="Helvetica" w:hAnsi="Helvetica" w:cs="Segoe UI"/>
          <w:color w:val="000000"/>
        </w:rPr>
        <w:instrText xml:space="preserve"> ADDIN EN.CITE &lt;EndNote&gt;&lt;Cite&gt;&lt;Author&gt;Huynh&lt;/Author&gt;&lt;Year&gt;2017&lt;/Year&gt;&lt;RecNum&gt;347&lt;/RecNum&gt;&lt;DisplayText&gt;(&lt;style face="italic"&gt;22&lt;/style&gt;)&lt;/DisplayText&gt;&lt;record&gt;&lt;rec-number&gt;347&lt;/rec-number&gt;&lt;foreign-keys&gt;&lt;key app="EN" db-id="se2xxs0eow0x06eddv3xa05vt9vs9te5szat" timestamp="1502253260"&gt;347&lt;/key&gt;&lt;/foreign-keys&gt;&lt;ref-type name="Journal Article"&gt;17&lt;/ref-type&gt;&lt;contributors&gt;&lt;authors&gt;&lt;author&gt;Huynh, Mioy T. &lt;/author&gt;&lt;author&gt;Mora, S. Jimena &lt;/author&gt;&lt;author&gt;Villalba, Matias &lt;/author&gt;&lt;author&gt;Tejeda-Ferrari, Marely E. &lt;/author&gt;&lt;author&gt;Liddell, Paul A. &lt;/author&gt;&lt;author&gt;Cherry, Brian R. &lt;/author&gt;&lt;author&gt;Teillout, Anne-Lucie &lt;/author&gt;&lt;author&gt;Machan, Charles W.&lt;/author&gt;&lt;author&gt;Clifford P. Kubiak&lt;/author&gt;&lt;author&gt; Gust,  Devens&lt;/author&gt;&lt;author&gt;Moore, Thomas A. &lt;/author&gt;&lt;author&gt;Hammes-Schiffer, Sharon  &lt;/author&gt;&lt;author&gt;Moore, Ana L. &lt;/author&gt;&lt;/authors&gt;&lt;/contributors&gt;&lt;titles&gt;&lt;title&gt;Concerted one-electron two-proton transfer processes in models inspired by the Tyr-His couple of photosystem II&lt;/title&gt;&lt;secondary-title&gt;ACS Cent. Sci.&lt;/secondary-title&gt;&lt;/titles&gt;&lt;periodical&gt;&lt;full-title&gt;ACS Cent. Sci.&lt;/full-title&gt;&lt;/periodical&gt;&lt;pages&gt;372−380&lt;/pages&gt;&lt;volume&gt;3&lt;/volume&gt;&lt;dates&gt;&lt;year&gt;2017&lt;/year&gt;&lt;/dates&gt;&lt;urls&gt;&lt;related-urls&gt;&lt;url&gt;https://pubs.acs.org/doi/pdfplus/10.1021/acscentsci.7b00125&lt;/url&gt;&lt;/related-urls&gt;&lt;/urls&gt;&lt;electronic-resource-num&gt;10.1021/acscentsci.7b00125&lt;/electronic-resource-num&gt;&lt;/record&gt;&lt;/Cite&gt;&lt;/EndNote&gt;</w:instrText>
      </w:r>
      <w:r>
        <w:rPr>
          <w:rFonts w:ascii="Helvetica" w:hAnsi="Helvetica" w:cs="Segoe UI"/>
          <w:color w:val="000000"/>
        </w:rPr>
        <w:fldChar w:fldCharType="separate"/>
      </w:r>
      <w:r w:rsidR="00EA7E03">
        <w:rPr>
          <w:rFonts w:ascii="Helvetica" w:hAnsi="Helvetica" w:cs="Segoe UI"/>
          <w:noProof/>
          <w:color w:val="000000"/>
        </w:rPr>
        <w:t>(</w:t>
      </w:r>
      <w:r w:rsidR="00EA7E03" w:rsidRPr="00EA7E03">
        <w:rPr>
          <w:rFonts w:ascii="Helvetica" w:hAnsi="Helvetica" w:cs="Segoe UI"/>
          <w:i/>
          <w:noProof/>
          <w:color w:val="000000"/>
        </w:rPr>
        <w:t>22</w:t>
      </w:r>
      <w:r w:rsidR="00EA7E03">
        <w:rPr>
          <w:rFonts w:ascii="Helvetica" w:hAnsi="Helvetica" w:cs="Segoe UI"/>
          <w:noProof/>
          <w:color w:val="000000"/>
        </w:rPr>
        <w:t>)</w:t>
      </w:r>
      <w:r>
        <w:rPr>
          <w:rFonts w:ascii="Helvetica" w:hAnsi="Helvetica" w:cs="Segoe UI"/>
          <w:color w:val="000000"/>
        </w:rPr>
        <w:fldChar w:fldCharType="end"/>
      </w:r>
      <w:r>
        <w:rPr>
          <w:rFonts w:ascii="Helvetica" w:hAnsi="Helvetica" w:cs="Segoe UI"/>
          <w:color w:val="000000"/>
        </w:rPr>
        <w:t xml:space="preserve">. In </w:t>
      </w:r>
      <w:r w:rsidRPr="00956FA2">
        <w:rPr>
          <w:rFonts w:ascii="Helvetica" w:hAnsi="Helvetica" w:cs="Segoe UI"/>
          <w:b/>
          <w:color w:val="000000"/>
        </w:rPr>
        <w:t>2</w:t>
      </w:r>
      <w:r>
        <w:rPr>
          <w:rFonts w:ascii="Helvetica" w:hAnsi="Helvetica" w:cs="Segoe UI"/>
          <w:color w:val="000000"/>
        </w:rPr>
        <w:t xml:space="preserve">, </w:t>
      </w:r>
      <w:r w:rsidRPr="00956FA2">
        <w:rPr>
          <w:rFonts w:ascii="Helvetica" w:hAnsi="Helvetica" w:cs="Segoe UI"/>
          <w:b/>
          <w:color w:val="000000"/>
        </w:rPr>
        <w:t>3</w:t>
      </w:r>
      <w:r>
        <w:rPr>
          <w:rFonts w:ascii="Helvetica" w:hAnsi="Helvetica" w:cs="Segoe UI"/>
          <w:color w:val="000000"/>
        </w:rPr>
        <w:t xml:space="preserve"> and </w:t>
      </w:r>
      <w:r w:rsidRPr="00956FA2">
        <w:rPr>
          <w:rFonts w:ascii="Helvetica" w:hAnsi="Helvetica" w:cs="Segoe UI"/>
          <w:b/>
          <w:color w:val="000000"/>
        </w:rPr>
        <w:t>4</w:t>
      </w:r>
      <w:ins w:id="19" w:author="Hammes-Schiffer, Sharon" w:date="2019-03-05T13:12:00Z">
        <w:r w:rsidR="00A613E6">
          <w:rPr>
            <w:rFonts w:ascii="Helvetica" w:hAnsi="Helvetica" w:cs="Segoe UI"/>
            <w:color w:val="000000"/>
          </w:rPr>
          <w:t xml:space="preserve">, </w:t>
        </w:r>
      </w:ins>
      <w:del w:id="20" w:author="Hammes-Schiffer, Sharon" w:date="2019-03-05T13:12:00Z">
        <w:r w:rsidDel="00A613E6">
          <w:rPr>
            <w:rFonts w:ascii="Helvetica" w:hAnsi="Helvetica" w:cs="Segoe UI"/>
            <w:color w:val="000000"/>
          </w:rPr>
          <w:delText xml:space="preserve"> </w:delText>
        </w:r>
      </w:del>
      <w:r>
        <w:rPr>
          <w:rFonts w:ascii="Helvetica" w:hAnsi="Helvetica" w:cs="Segoe UI"/>
          <w:color w:val="000000"/>
        </w:rPr>
        <w:t>protons translocate across benzimidazole moieties all the way to the terminal cyclohexylimine (</w:t>
      </w:r>
      <w:r w:rsidRPr="00A02788">
        <w:rPr>
          <w:rFonts w:ascii="Helvetica" w:hAnsi="Helvetica" w:cs="Segoe UI"/>
          <w:i/>
          <w:color w:val="000000"/>
        </w:rPr>
        <w:t>vide infra</w:t>
      </w:r>
      <w:r>
        <w:rPr>
          <w:rFonts w:ascii="Helvetica" w:hAnsi="Helvetica" w:cs="Segoe UI"/>
          <w:color w:val="000000"/>
        </w:rPr>
        <w:t>).</w:t>
      </w:r>
      <w:r w:rsidRPr="00F04059">
        <w:rPr>
          <w:rFonts w:ascii="Helvetica" w:hAnsi="Helvetica" w:cs="Segoe UI"/>
          <w:color w:val="000000"/>
        </w:rPr>
        <w:t xml:space="preserve"> </w:t>
      </w:r>
      <w:r>
        <w:rPr>
          <w:rFonts w:ascii="Helvetica" w:hAnsi="Helvetica" w:cs="Segoe UI"/>
          <w:color w:val="000000"/>
        </w:rPr>
        <w:t xml:space="preserve">In </w:t>
      </w:r>
      <w:r w:rsidRPr="00636431">
        <w:rPr>
          <w:rFonts w:ascii="Helvetica" w:hAnsi="Helvetica" w:cs="Segoe UI"/>
          <w:b/>
          <w:color w:val="000000"/>
        </w:rPr>
        <w:t>1</w:t>
      </w:r>
      <w:ins w:id="21" w:author="Hammes-Schiffer, Sharon" w:date="2019-03-05T13:12:00Z">
        <w:r w:rsidR="00A613E6" w:rsidRPr="00A613E6">
          <w:rPr>
            <w:rFonts w:ascii="Helvetica" w:hAnsi="Helvetica" w:cs="Segoe UI"/>
            <w:color w:val="000000"/>
            <w:rPrChange w:id="22" w:author="Hammes-Schiffer, Sharon" w:date="2019-03-05T13:13:00Z">
              <w:rPr>
                <w:rFonts w:ascii="Helvetica" w:hAnsi="Helvetica" w:cs="Segoe UI"/>
                <w:b/>
                <w:color w:val="000000"/>
              </w:rPr>
            </w:rPrChange>
          </w:rPr>
          <w:t>,</w:t>
        </w:r>
      </w:ins>
      <w:r>
        <w:rPr>
          <w:rFonts w:ascii="Helvetica" w:hAnsi="Helvetica" w:cs="Segoe UI"/>
          <w:color w:val="000000"/>
        </w:rPr>
        <w:t xml:space="preserve"> the</w:t>
      </w:r>
      <w:r w:rsidRPr="00F04059">
        <w:rPr>
          <w:rFonts w:ascii="Helvetica" w:hAnsi="Helvetica" w:cs="Segoe UI"/>
          <w:color w:val="000000"/>
        </w:rPr>
        <w:t xml:space="preserve"> one-electron one-proton transfer process is </w:t>
      </w:r>
      <w:r>
        <w:rPr>
          <w:rFonts w:ascii="Helvetica" w:hAnsi="Helvetica" w:cs="Segoe UI"/>
          <w:color w:val="000000"/>
        </w:rPr>
        <w:t xml:space="preserve">known as </w:t>
      </w:r>
      <w:r w:rsidRPr="00F04059">
        <w:rPr>
          <w:rFonts w:ascii="Helvetica" w:hAnsi="Helvetica" w:cs="Segoe UI"/>
          <w:color w:val="000000"/>
        </w:rPr>
        <w:t xml:space="preserve">an </w:t>
      </w:r>
      <w:commentRangeStart w:id="23"/>
      <w:r w:rsidRPr="00F04059">
        <w:rPr>
          <w:rFonts w:ascii="Helvetica" w:hAnsi="Helvetica" w:cs="Segoe UI"/>
          <w:color w:val="000000"/>
        </w:rPr>
        <w:t>E</w:t>
      </w:r>
      <w:r>
        <w:rPr>
          <w:rFonts w:ascii="Helvetica" w:hAnsi="Helvetica" w:cs="Segoe UI"/>
          <w:color w:val="000000"/>
        </w:rPr>
        <w:t>1</w:t>
      </w:r>
      <w:r w:rsidRPr="00F04059">
        <w:rPr>
          <w:rFonts w:ascii="Helvetica" w:hAnsi="Helvetica" w:cs="Segoe UI"/>
          <w:color w:val="000000"/>
        </w:rPr>
        <w:t xml:space="preserve">PT </w:t>
      </w:r>
      <w:commentRangeEnd w:id="23"/>
      <w:r w:rsidR="00A613E6">
        <w:rPr>
          <w:rStyle w:val="CommentReference"/>
          <w:rFonts w:ascii="Calibri" w:eastAsia="Calibri" w:hAnsi="Calibri"/>
        </w:rPr>
        <w:commentReference w:id="23"/>
      </w:r>
      <w:r w:rsidRPr="00F04059">
        <w:rPr>
          <w:rFonts w:ascii="Helvetica" w:hAnsi="Helvetica" w:cs="Segoe UI"/>
          <w:color w:val="000000"/>
        </w:rPr>
        <w:t xml:space="preserve">process. In </w:t>
      </w:r>
      <w:r w:rsidRPr="00F04059">
        <w:rPr>
          <w:rFonts w:ascii="Helvetica" w:hAnsi="Helvetica" w:cs="Segoe UI"/>
          <w:b/>
          <w:color w:val="000000"/>
        </w:rPr>
        <w:t>2</w:t>
      </w:r>
      <w:r w:rsidRPr="00F04059">
        <w:rPr>
          <w:rFonts w:ascii="Helvetica" w:hAnsi="Helvetica" w:cs="Segoe UI"/>
          <w:color w:val="000000"/>
        </w:rPr>
        <w:t>, a cyclohexylimine H-bonded to the distal NH of the benzimidazole</w:t>
      </w:r>
      <w:r w:rsidR="00AF5D07">
        <w:rPr>
          <w:rFonts w:ascii="Helvetica" w:hAnsi="Helvetica" w:cs="Segoe UI"/>
          <w:color w:val="000000"/>
        </w:rPr>
        <w:t xml:space="preserve"> provides a network for proton translocation to the imine site.</w:t>
      </w:r>
      <w:r w:rsidRPr="00F04059">
        <w:rPr>
          <w:rFonts w:ascii="Helvetica" w:hAnsi="Helvetica" w:cs="Segoe UI"/>
          <w:color w:val="000000"/>
        </w:rPr>
        <w:t xml:space="preserve"> Because a one-electron oxidation event </w:t>
      </w:r>
      <w:r w:rsidR="00A02788">
        <w:rPr>
          <w:rFonts w:ascii="Helvetica" w:hAnsi="Helvetica" w:cs="Segoe UI"/>
          <w:color w:val="000000"/>
        </w:rPr>
        <w:t>drives</w:t>
      </w:r>
      <w:r w:rsidRPr="006974DA">
        <w:rPr>
          <w:rFonts w:ascii="Helvetica" w:hAnsi="Helvetica" w:cs="Segoe UI"/>
          <w:color w:val="000000"/>
        </w:rPr>
        <w:t xml:space="preserve"> two proton transfers,</w:t>
      </w:r>
      <w:r w:rsidRPr="00F04059">
        <w:rPr>
          <w:rFonts w:ascii="Helvetica" w:hAnsi="Helvetica" w:cs="Segoe UI"/>
          <w:color w:val="000000"/>
        </w:rPr>
        <w:t xml:space="preserve"> this is known as </w:t>
      </w:r>
      <w:ins w:id="24" w:author="Hammes-Schiffer, Sharon" w:date="2019-03-05T13:13:00Z">
        <w:r w:rsidR="00A613E6">
          <w:rPr>
            <w:rFonts w:ascii="Helvetica" w:hAnsi="Helvetica" w:cs="Segoe UI"/>
            <w:color w:val="000000"/>
          </w:rPr>
          <w:t xml:space="preserve">a </w:t>
        </w:r>
      </w:ins>
      <w:r>
        <w:rPr>
          <w:rFonts w:ascii="Helvetica" w:hAnsi="Helvetica" w:cs="Segoe UI"/>
          <w:color w:val="000000"/>
        </w:rPr>
        <w:t>one-</w:t>
      </w:r>
      <w:r w:rsidRPr="00F04059">
        <w:rPr>
          <w:rFonts w:ascii="Helvetica" w:hAnsi="Helvetica" w:cs="Segoe UI"/>
          <w:color w:val="000000"/>
        </w:rPr>
        <w:t>electron two</w:t>
      </w:r>
      <w:r>
        <w:rPr>
          <w:rFonts w:ascii="Helvetica" w:hAnsi="Helvetica" w:cs="Segoe UI"/>
          <w:color w:val="000000"/>
        </w:rPr>
        <w:t>-</w:t>
      </w:r>
      <w:r w:rsidRPr="00F04059">
        <w:rPr>
          <w:rFonts w:ascii="Helvetica" w:hAnsi="Helvetica" w:cs="Segoe UI"/>
          <w:color w:val="000000"/>
        </w:rPr>
        <w:t xml:space="preserve">proton transfer (E2PT) process </w:t>
      </w:r>
      <w:r>
        <w:rPr>
          <w:rFonts w:ascii="Helvetica" w:hAnsi="Helvetica" w:cs="Segoe UI"/>
          <w:color w:val="000000"/>
        </w:rPr>
        <w:t xml:space="preserve">yielding </w:t>
      </w:r>
      <w:r w:rsidRPr="00F04059">
        <w:rPr>
          <w:rFonts w:ascii="Helvetica" w:hAnsi="Helvetica" w:cs="Segoe UI"/>
          <w:b/>
          <w:color w:val="000000"/>
        </w:rPr>
        <w:t>2</w:t>
      </w:r>
      <w:r w:rsidRPr="006F0E50">
        <w:rPr>
          <w:rFonts w:ascii="Helvetica" w:hAnsi="Helvetica" w:cs="Segoe UI"/>
          <w:b/>
          <w:color w:val="000000"/>
        </w:rPr>
        <w:t>’</w:t>
      </w:r>
      <w:r w:rsidRPr="00F04059">
        <w:rPr>
          <w:rFonts w:ascii="Helvetica" w:hAnsi="Helvetica" w:cs="Segoe UI"/>
          <w:color w:val="000000"/>
        </w:rPr>
        <w:t>. By</w:t>
      </w:r>
      <w:r>
        <w:rPr>
          <w:rFonts w:ascii="Helvetica" w:hAnsi="Helvetica" w:cs="Segoe UI"/>
          <w:color w:val="000000"/>
        </w:rPr>
        <w:t xml:space="preserve"> inserting</w:t>
      </w:r>
      <w:r w:rsidRPr="00F04059">
        <w:rPr>
          <w:rFonts w:ascii="Helvetica" w:hAnsi="Helvetica" w:cs="Segoe UI"/>
          <w:color w:val="000000"/>
        </w:rPr>
        <w:t xml:space="preserve"> a second benzimidazole, construct </w:t>
      </w:r>
      <w:r w:rsidRPr="00F04059">
        <w:rPr>
          <w:rFonts w:ascii="Helvetica" w:hAnsi="Helvetica" w:cs="Segoe UI"/>
          <w:b/>
          <w:color w:val="000000"/>
        </w:rPr>
        <w:t>3</w:t>
      </w:r>
      <w:r w:rsidRPr="00F04059">
        <w:rPr>
          <w:rFonts w:ascii="Helvetica" w:hAnsi="Helvetica" w:cs="Segoe UI"/>
          <w:color w:val="000000"/>
        </w:rPr>
        <w:t xml:space="preserve"> was synthesized</w:t>
      </w:r>
      <w:ins w:id="25" w:author="Hammes-Schiffer, Sharon" w:date="2019-03-05T13:13:00Z">
        <w:r w:rsidR="00A613E6">
          <w:rPr>
            <w:rFonts w:ascii="Helvetica" w:hAnsi="Helvetica" w:cs="Segoe UI"/>
            <w:color w:val="000000"/>
          </w:rPr>
          <w:t>,</w:t>
        </w:r>
      </w:ins>
      <w:r w:rsidRPr="00F04059">
        <w:rPr>
          <w:rFonts w:ascii="Helvetica" w:hAnsi="Helvetica" w:cs="Segoe UI"/>
          <w:color w:val="000000"/>
        </w:rPr>
        <w:t xml:space="preserve"> allowing an E3PT process to take place </w:t>
      </w:r>
      <w:del w:id="26" w:author="Hammes-Schiffer, Sharon" w:date="2019-03-05T13:13:00Z">
        <w:r w:rsidRPr="00F04059" w:rsidDel="00A613E6">
          <w:rPr>
            <w:rFonts w:ascii="Helvetica" w:hAnsi="Helvetica" w:cs="Segoe UI"/>
            <w:color w:val="000000"/>
          </w:rPr>
          <w:delText xml:space="preserve">and </w:delText>
        </w:r>
      </w:del>
      <w:ins w:id="27" w:author="Hammes-Schiffer, Sharon" w:date="2019-03-05T13:13:00Z">
        <w:r w:rsidR="00A613E6">
          <w:rPr>
            <w:rFonts w:ascii="Helvetica" w:hAnsi="Helvetica" w:cs="Segoe UI"/>
            <w:color w:val="000000"/>
          </w:rPr>
          <w:t>with</w:t>
        </w:r>
        <w:r w:rsidR="00A613E6" w:rsidRPr="00F04059">
          <w:rPr>
            <w:rFonts w:ascii="Helvetica" w:hAnsi="Helvetica" w:cs="Segoe UI"/>
            <w:color w:val="000000"/>
          </w:rPr>
          <w:t xml:space="preserve"> </w:t>
        </w:r>
      </w:ins>
      <w:r w:rsidRPr="00F04059">
        <w:rPr>
          <w:rFonts w:ascii="Helvetica" w:hAnsi="Helvetica" w:cs="Segoe UI"/>
          <w:b/>
          <w:color w:val="000000"/>
        </w:rPr>
        <w:t>3</w:t>
      </w:r>
      <w:r w:rsidRPr="006F0E50">
        <w:rPr>
          <w:rFonts w:ascii="Helvetica" w:hAnsi="Helvetica" w:cs="Segoe UI"/>
          <w:b/>
          <w:color w:val="000000"/>
        </w:rPr>
        <w:t>’</w:t>
      </w:r>
      <w:r w:rsidRPr="00F04059">
        <w:rPr>
          <w:rFonts w:ascii="Helvetica" w:hAnsi="Helvetica" w:cs="Segoe UI"/>
          <w:color w:val="000000"/>
        </w:rPr>
        <w:t xml:space="preserve"> </w:t>
      </w:r>
      <w:del w:id="28" w:author="Hammes-Schiffer, Sharon" w:date="2019-03-05T13:13:00Z">
        <w:r w:rsidRPr="00F04059" w:rsidDel="00A613E6">
          <w:rPr>
            <w:rFonts w:ascii="Helvetica" w:hAnsi="Helvetica" w:cs="Segoe UI"/>
            <w:color w:val="000000"/>
          </w:rPr>
          <w:delText xml:space="preserve">is </w:delText>
        </w:r>
      </w:del>
      <w:ins w:id="29" w:author="Hammes-Schiffer, Sharon" w:date="2019-03-05T13:13:00Z">
        <w:r w:rsidR="00A613E6">
          <w:rPr>
            <w:rFonts w:ascii="Helvetica" w:hAnsi="Helvetica" w:cs="Segoe UI"/>
            <w:color w:val="000000"/>
          </w:rPr>
          <w:t>a</w:t>
        </w:r>
        <w:r w:rsidR="00A613E6" w:rsidRPr="00F04059">
          <w:rPr>
            <w:rFonts w:ascii="Helvetica" w:hAnsi="Helvetica" w:cs="Segoe UI"/>
            <w:color w:val="000000"/>
          </w:rPr>
          <w:t xml:space="preserve">s </w:t>
        </w:r>
      </w:ins>
      <w:r w:rsidRPr="00F04059">
        <w:rPr>
          <w:rFonts w:ascii="Helvetica" w:hAnsi="Helvetica" w:cs="Segoe UI"/>
          <w:color w:val="000000"/>
        </w:rPr>
        <w:t xml:space="preserve">the product. Similarly, </w:t>
      </w:r>
      <w:r w:rsidRPr="00F04059">
        <w:rPr>
          <w:rFonts w:ascii="Helvetica" w:hAnsi="Helvetica" w:cs="Segoe UI"/>
          <w:b/>
          <w:color w:val="000000"/>
        </w:rPr>
        <w:t>4</w:t>
      </w:r>
      <w:r w:rsidRPr="00F04059">
        <w:rPr>
          <w:rFonts w:ascii="Helvetica" w:hAnsi="Helvetica" w:cs="Segoe UI"/>
          <w:color w:val="000000"/>
        </w:rPr>
        <w:t xml:space="preserve"> was formed by </w:t>
      </w:r>
      <w:r>
        <w:rPr>
          <w:rFonts w:ascii="Helvetica" w:hAnsi="Helvetica" w:cs="Segoe UI"/>
          <w:color w:val="000000"/>
        </w:rPr>
        <w:t xml:space="preserve">inserting </w:t>
      </w:r>
      <w:r w:rsidRPr="00F04059">
        <w:rPr>
          <w:rFonts w:ascii="Helvetica" w:hAnsi="Helvetica" w:cs="Segoe UI"/>
          <w:color w:val="000000"/>
        </w:rPr>
        <w:t xml:space="preserve">a third benzimidazole to </w:t>
      </w:r>
      <w:r w:rsidRPr="00A220CE">
        <w:rPr>
          <w:rFonts w:ascii="Helvetica" w:hAnsi="Helvetica" w:cs="Segoe UI"/>
          <w:color w:val="000000"/>
        </w:rPr>
        <w:t>provide</w:t>
      </w:r>
      <w:r w:rsidRPr="00F04059">
        <w:rPr>
          <w:rFonts w:ascii="Helvetica" w:hAnsi="Helvetica" w:cs="Segoe UI"/>
          <w:color w:val="000000"/>
        </w:rPr>
        <w:t xml:space="preserve"> a platform for an E4PT process and the formation of </w:t>
      </w:r>
      <w:r w:rsidRPr="00F04059">
        <w:rPr>
          <w:rFonts w:ascii="Helvetica" w:hAnsi="Helvetica" w:cs="Segoe UI"/>
          <w:b/>
          <w:color w:val="000000"/>
        </w:rPr>
        <w:t>4</w:t>
      </w:r>
      <w:r w:rsidRPr="006F0E50">
        <w:rPr>
          <w:rFonts w:ascii="Helvetica" w:hAnsi="Helvetica" w:cs="Segoe UI"/>
          <w:b/>
          <w:color w:val="000000"/>
        </w:rPr>
        <w:t>’</w:t>
      </w:r>
      <w:del w:id="30" w:author="Hammes-Schiffer, Sharon" w:date="2019-03-05T13:14:00Z">
        <w:r w:rsidRPr="00F04059" w:rsidDel="00A613E6">
          <w:rPr>
            <w:rFonts w:ascii="Helvetica" w:hAnsi="Helvetica" w:cs="Segoe UI"/>
            <w:color w:val="000000"/>
          </w:rPr>
          <w:delText xml:space="preserve"> where</w:delText>
        </w:r>
      </w:del>
      <w:ins w:id="31" w:author="Hammes-Schiffer, Sharon" w:date="2019-03-05T13:14:00Z">
        <w:r w:rsidR="00A613E6">
          <w:rPr>
            <w:rFonts w:ascii="Helvetica" w:hAnsi="Helvetica" w:cs="Segoe UI"/>
            <w:color w:val="000000"/>
          </w:rPr>
          <w:t>, corresponding to</w:t>
        </w:r>
      </w:ins>
      <w:r w:rsidRPr="00F04059">
        <w:rPr>
          <w:rFonts w:ascii="Helvetica" w:hAnsi="Helvetica" w:cs="Segoe UI"/>
          <w:color w:val="000000"/>
        </w:rPr>
        <w:t xml:space="preserve"> proton translocation across ~16 Å</w:t>
      </w:r>
      <w:del w:id="32" w:author="Hammes-Schiffer, Sharon" w:date="2019-03-05T13:14:00Z">
        <w:r w:rsidRPr="00F04059" w:rsidDel="00A613E6">
          <w:rPr>
            <w:rFonts w:ascii="Helvetica" w:hAnsi="Helvetica" w:cs="Segoe UI"/>
            <w:color w:val="000000"/>
          </w:rPr>
          <w:delText xml:space="preserve"> is observed</w:delText>
        </w:r>
      </w:del>
      <w:r w:rsidRPr="00F04059">
        <w:rPr>
          <w:rFonts w:ascii="Helvetica" w:hAnsi="Helvetica" w:cs="Segoe UI"/>
          <w:color w:val="000000"/>
        </w:rPr>
        <w:t>.</w:t>
      </w:r>
    </w:p>
    <w:p w14:paraId="671B1F2D" w14:textId="149114B2" w:rsidR="00A456F5" w:rsidRPr="00F04059" w:rsidRDefault="00A456F5" w:rsidP="00A456F5">
      <w:pPr>
        <w:spacing w:line="480" w:lineRule="auto"/>
        <w:jc w:val="both"/>
        <w:rPr>
          <w:rFonts w:ascii="Helvetica" w:hAnsi="Helvetica" w:cs="Segoe UI"/>
          <w:color w:val="000000"/>
        </w:rPr>
      </w:pPr>
      <w:bookmarkStart w:id="33" w:name="_Hlk1837683"/>
    </w:p>
    <w:bookmarkEnd w:id="33"/>
    <w:p w14:paraId="1687FAA9" w14:textId="67503A98" w:rsidR="00A456F5" w:rsidRPr="00F04059" w:rsidRDefault="00DB7A2E" w:rsidP="00A456F5">
      <w:pPr>
        <w:jc w:val="center"/>
        <w:rPr>
          <w:rFonts w:ascii="Helvetica" w:hAnsi="Helvetica"/>
        </w:rPr>
      </w:pPr>
      <w:r>
        <w:rPr>
          <w:rFonts w:ascii="Helvetica" w:hAnsi="Helvetica"/>
          <w:noProof/>
        </w:rPr>
        <w:lastRenderedPageBreak/>
        <w:drawing>
          <wp:inline distT="0" distB="0" distL="0" distR="0" wp14:anchorId="534E9300" wp14:editId="2426E304">
            <wp:extent cx="4012836" cy="5596569"/>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5.jpg"/>
                    <pic:cNvPicPr/>
                  </pic:nvPicPr>
                  <pic:blipFill>
                    <a:blip r:embed="rId7"/>
                    <a:stretch>
                      <a:fillRect/>
                    </a:stretch>
                  </pic:blipFill>
                  <pic:spPr>
                    <a:xfrm>
                      <a:off x="0" y="0"/>
                      <a:ext cx="4017660" cy="5603297"/>
                    </a:xfrm>
                    <a:prstGeom prst="rect">
                      <a:avLst/>
                    </a:prstGeom>
                  </pic:spPr>
                </pic:pic>
              </a:graphicData>
            </a:graphic>
          </wp:inline>
        </w:drawing>
      </w:r>
    </w:p>
    <w:p w14:paraId="79A7DBCA" w14:textId="77777777" w:rsidR="00A456F5" w:rsidRDefault="00A456F5" w:rsidP="00A456F5">
      <w:pPr>
        <w:pStyle w:val="Caption"/>
        <w:spacing w:line="480" w:lineRule="auto"/>
        <w:jc w:val="both"/>
        <w:rPr>
          <w:rFonts w:ascii="Helvetica" w:hAnsi="Helvetica"/>
          <w:b/>
          <w:i w:val="0"/>
          <w:sz w:val="24"/>
          <w:szCs w:val="24"/>
        </w:rPr>
      </w:pPr>
      <w:commentRangeStart w:id="34"/>
      <w:r w:rsidRPr="006F0E50">
        <w:rPr>
          <w:rFonts w:ascii="Helvetica" w:hAnsi="Helvetica" w:cs="Segoe UI"/>
          <w:i w:val="0"/>
          <w:color w:val="000000"/>
          <w:sz w:val="24"/>
          <w:szCs w:val="24"/>
        </w:rPr>
        <w:t>Fig.1</w:t>
      </w:r>
      <w:commentRangeEnd w:id="34"/>
      <w:r w:rsidR="001F7AD1">
        <w:rPr>
          <w:rStyle w:val="CommentReference"/>
          <w:i w:val="0"/>
          <w:iCs w:val="0"/>
          <w:color w:val="auto"/>
        </w:rPr>
        <w:commentReference w:id="34"/>
      </w:r>
      <w:r w:rsidRPr="006F0E50">
        <w:rPr>
          <w:rFonts w:ascii="Helvetica" w:hAnsi="Helvetica" w:cs="Segoe UI"/>
          <w:i w:val="0"/>
          <w:color w:val="000000"/>
          <w:sz w:val="24"/>
          <w:szCs w:val="24"/>
        </w:rPr>
        <w:t xml:space="preserve">. </w:t>
      </w:r>
      <w:r w:rsidRPr="006F0E50">
        <w:rPr>
          <w:rFonts w:ascii="Helvetica" w:hAnsi="Helvetica"/>
          <w:b/>
          <w:i w:val="0"/>
          <w:color w:val="auto"/>
          <w:sz w:val="24"/>
          <w:szCs w:val="24"/>
        </w:rPr>
        <w:t xml:space="preserve">Molecular structures of benzimidazole-phenol (BIP) derivatives and their </w:t>
      </w:r>
      <w:r w:rsidRPr="000E5BE5">
        <w:rPr>
          <w:rFonts w:ascii="Helvetica" w:hAnsi="Helvetica"/>
          <w:b/>
          <w:i w:val="0"/>
          <w:color w:val="auto"/>
          <w:sz w:val="24"/>
          <w:szCs w:val="24"/>
        </w:rPr>
        <w:t>oxidation products.</w:t>
      </w:r>
    </w:p>
    <w:p w14:paraId="37A7CFA4" w14:textId="4E5E6122" w:rsidR="00A456F5" w:rsidRPr="006F0E50" w:rsidRDefault="00A456F5" w:rsidP="00A456F5">
      <w:pPr>
        <w:pStyle w:val="Caption"/>
        <w:spacing w:line="480" w:lineRule="auto"/>
        <w:jc w:val="both"/>
        <w:rPr>
          <w:rFonts w:ascii="Helvetica" w:hAnsi="Helvetica"/>
          <w:i w:val="0"/>
          <w:color w:val="000000" w:themeColor="text1"/>
          <w:sz w:val="24"/>
          <w:szCs w:val="24"/>
        </w:rPr>
      </w:pPr>
      <w:r>
        <w:rPr>
          <w:rFonts w:ascii="Helvetica" w:hAnsi="Helvetica"/>
          <w:i w:val="0"/>
          <w:color w:val="000000" w:themeColor="text1"/>
          <w:sz w:val="24"/>
          <w:szCs w:val="24"/>
        </w:rPr>
        <w:t>On the left: c</w:t>
      </w:r>
      <w:r w:rsidRPr="006F0E50">
        <w:rPr>
          <w:rFonts w:ascii="Helvetica" w:hAnsi="Helvetica"/>
          <w:i w:val="0"/>
          <w:color w:val="000000" w:themeColor="text1"/>
          <w:sz w:val="24"/>
          <w:szCs w:val="24"/>
        </w:rPr>
        <w:t xml:space="preserve">ompounds </w:t>
      </w:r>
      <w:r w:rsidRPr="006F0E50">
        <w:rPr>
          <w:rFonts w:ascii="Helvetica" w:hAnsi="Helvetica"/>
          <w:b/>
          <w:i w:val="0"/>
          <w:color w:val="000000" w:themeColor="text1"/>
          <w:sz w:val="24"/>
          <w:szCs w:val="24"/>
        </w:rPr>
        <w:t>1</w:t>
      </w:r>
      <w:r w:rsidRPr="006F0E50">
        <w:rPr>
          <w:rFonts w:ascii="Helvetica" w:hAnsi="Helvetica"/>
          <w:i w:val="0"/>
          <w:color w:val="000000" w:themeColor="text1"/>
          <w:sz w:val="24"/>
          <w:szCs w:val="24"/>
        </w:rPr>
        <w:t xml:space="preserve">, </w:t>
      </w:r>
      <w:r w:rsidRPr="006F0E50">
        <w:rPr>
          <w:rFonts w:ascii="Helvetica" w:hAnsi="Helvetica"/>
          <w:b/>
          <w:i w:val="0"/>
          <w:color w:val="000000" w:themeColor="text1"/>
          <w:sz w:val="24"/>
          <w:szCs w:val="24"/>
        </w:rPr>
        <w:t>2</w:t>
      </w:r>
      <w:r w:rsidRPr="006F0E50">
        <w:rPr>
          <w:rFonts w:ascii="Helvetica" w:hAnsi="Helvetica"/>
          <w:i w:val="0"/>
          <w:color w:val="000000" w:themeColor="text1"/>
          <w:sz w:val="24"/>
          <w:szCs w:val="24"/>
        </w:rPr>
        <w:t xml:space="preserve">, </w:t>
      </w:r>
      <w:r w:rsidRPr="006F0E50">
        <w:rPr>
          <w:rFonts w:ascii="Helvetica" w:hAnsi="Helvetica"/>
          <w:b/>
          <w:i w:val="0"/>
          <w:color w:val="000000" w:themeColor="text1"/>
          <w:sz w:val="24"/>
          <w:szCs w:val="24"/>
        </w:rPr>
        <w:t>3</w:t>
      </w:r>
      <w:r w:rsidRPr="006F0E50">
        <w:rPr>
          <w:rFonts w:ascii="Helvetica" w:hAnsi="Helvetica"/>
          <w:i w:val="0"/>
          <w:color w:val="000000" w:themeColor="text1"/>
          <w:sz w:val="24"/>
          <w:szCs w:val="24"/>
        </w:rPr>
        <w:t xml:space="preserve">, and </w:t>
      </w:r>
      <w:r w:rsidRPr="006F0E50">
        <w:rPr>
          <w:rFonts w:ascii="Helvetica" w:hAnsi="Helvetica"/>
          <w:b/>
          <w:i w:val="0"/>
          <w:color w:val="000000" w:themeColor="text1"/>
          <w:sz w:val="24"/>
          <w:szCs w:val="24"/>
        </w:rPr>
        <w:t>4</w:t>
      </w:r>
      <w:r w:rsidRPr="006F0E50">
        <w:rPr>
          <w:rFonts w:ascii="Helvetica" w:hAnsi="Helvetica"/>
          <w:i w:val="0"/>
          <w:color w:val="000000" w:themeColor="text1"/>
          <w:sz w:val="24"/>
          <w:szCs w:val="24"/>
        </w:rPr>
        <w:t xml:space="preserve"> designed to explore E</w:t>
      </w:r>
      <w:r>
        <w:rPr>
          <w:rFonts w:ascii="Helvetica" w:hAnsi="Helvetica"/>
          <w:i w:val="0"/>
          <w:color w:val="000000" w:themeColor="text1"/>
          <w:sz w:val="24"/>
          <w:szCs w:val="24"/>
        </w:rPr>
        <w:t>1</w:t>
      </w:r>
      <w:r w:rsidRPr="006F0E50">
        <w:rPr>
          <w:rFonts w:ascii="Helvetica" w:hAnsi="Helvetica"/>
          <w:i w:val="0"/>
          <w:color w:val="000000" w:themeColor="text1"/>
          <w:sz w:val="24"/>
          <w:szCs w:val="24"/>
        </w:rPr>
        <w:t xml:space="preserve">PT, E2PT, E3PT and E4PT (generically </w:t>
      </w:r>
      <w:proofErr w:type="spellStart"/>
      <w:r w:rsidRPr="006F0E50">
        <w:rPr>
          <w:rFonts w:ascii="Helvetica" w:hAnsi="Helvetica"/>
          <w:i w:val="0"/>
          <w:color w:val="000000" w:themeColor="text1"/>
          <w:sz w:val="24"/>
          <w:szCs w:val="24"/>
        </w:rPr>
        <w:t>E</w:t>
      </w:r>
      <w:r w:rsidRPr="006F0E50">
        <w:rPr>
          <w:rFonts w:ascii="Helvetica" w:hAnsi="Helvetica"/>
          <w:color w:val="000000" w:themeColor="text1"/>
          <w:sz w:val="24"/>
          <w:szCs w:val="24"/>
        </w:rPr>
        <w:t>n</w:t>
      </w:r>
      <w:r w:rsidRPr="006F0E50">
        <w:rPr>
          <w:rFonts w:ascii="Helvetica" w:hAnsi="Helvetica"/>
          <w:i w:val="0"/>
          <w:color w:val="000000" w:themeColor="text1"/>
          <w:sz w:val="24"/>
          <w:szCs w:val="24"/>
        </w:rPr>
        <w:t>PT</w:t>
      </w:r>
      <w:proofErr w:type="spellEnd"/>
      <w:r w:rsidRPr="006F0E50">
        <w:rPr>
          <w:rFonts w:ascii="Helvetica" w:hAnsi="Helvetica"/>
          <w:i w:val="0"/>
          <w:color w:val="000000" w:themeColor="text1"/>
          <w:sz w:val="24"/>
          <w:szCs w:val="24"/>
        </w:rPr>
        <w:t xml:space="preserve">) processes, respectively. </w:t>
      </w:r>
      <w:r>
        <w:rPr>
          <w:rFonts w:ascii="Helvetica" w:hAnsi="Helvetica"/>
          <w:i w:val="0"/>
          <w:color w:val="000000" w:themeColor="text1"/>
          <w:sz w:val="24"/>
          <w:szCs w:val="24"/>
        </w:rPr>
        <w:t>On the right:</w:t>
      </w:r>
      <w:r w:rsidRPr="006F0E50">
        <w:rPr>
          <w:rFonts w:ascii="Helvetica" w:hAnsi="Helvetica"/>
          <w:i w:val="0"/>
          <w:color w:val="000000" w:themeColor="text1"/>
          <w:sz w:val="24"/>
          <w:szCs w:val="24"/>
        </w:rPr>
        <w:t xml:space="preserve"> </w:t>
      </w:r>
      <w:r>
        <w:rPr>
          <w:rFonts w:ascii="Helvetica" w:hAnsi="Helvetica"/>
          <w:i w:val="0"/>
          <w:color w:val="000000" w:themeColor="text1"/>
          <w:sz w:val="24"/>
          <w:szCs w:val="24"/>
        </w:rPr>
        <w:t>p</w:t>
      </w:r>
      <w:r w:rsidRPr="006F0E50">
        <w:rPr>
          <w:rFonts w:ascii="Helvetica" w:hAnsi="Helvetica"/>
          <w:i w:val="0"/>
          <w:color w:val="000000" w:themeColor="text1"/>
          <w:sz w:val="24"/>
          <w:szCs w:val="24"/>
        </w:rPr>
        <w:t>roducts of the electrochemical oxidation of the phenol coupled with one (</w:t>
      </w:r>
      <w:r w:rsidRPr="006F0E50">
        <w:rPr>
          <w:rFonts w:ascii="Helvetica" w:hAnsi="Helvetica"/>
          <w:b/>
          <w:i w:val="0"/>
          <w:color w:val="000000" w:themeColor="text1"/>
          <w:sz w:val="24"/>
          <w:szCs w:val="24"/>
        </w:rPr>
        <w:t>1’</w:t>
      </w:r>
      <w:r w:rsidRPr="006F0E50">
        <w:rPr>
          <w:rFonts w:ascii="Helvetica" w:hAnsi="Helvetica"/>
          <w:i w:val="0"/>
          <w:color w:val="000000" w:themeColor="text1"/>
          <w:sz w:val="24"/>
          <w:szCs w:val="24"/>
        </w:rPr>
        <w:t>), two (</w:t>
      </w:r>
      <w:r w:rsidRPr="006F0E50">
        <w:rPr>
          <w:rFonts w:ascii="Helvetica" w:hAnsi="Helvetica"/>
          <w:b/>
          <w:i w:val="0"/>
          <w:color w:val="000000" w:themeColor="text1"/>
          <w:sz w:val="24"/>
          <w:szCs w:val="24"/>
        </w:rPr>
        <w:t>2’</w:t>
      </w:r>
      <w:r w:rsidRPr="006F0E50">
        <w:rPr>
          <w:rFonts w:ascii="Helvetica" w:hAnsi="Helvetica"/>
          <w:i w:val="0"/>
          <w:color w:val="000000" w:themeColor="text1"/>
          <w:sz w:val="24"/>
          <w:szCs w:val="24"/>
        </w:rPr>
        <w:t>), three (</w:t>
      </w:r>
      <w:r w:rsidRPr="006F0E50">
        <w:rPr>
          <w:rFonts w:ascii="Helvetica" w:hAnsi="Helvetica"/>
          <w:b/>
          <w:i w:val="0"/>
          <w:color w:val="000000" w:themeColor="text1"/>
          <w:sz w:val="24"/>
          <w:szCs w:val="24"/>
        </w:rPr>
        <w:t>3’</w:t>
      </w:r>
      <w:r w:rsidRPr="006F0E50">
        <w:rPr>
          <w:rFonts w:ascii="Helvetica" w:hAnsi="Helvetica"/>
          <w:i w:val="0"/>
          <w:color w:val="000000" w:themeColor="text1"/>
          <w:sz w:val="24"/>
          <w:szCs w:val="24"/>
        </w:rPr>
        <w:t>)</w:t>
      </w:r>
      <w:ins w:id="35" w:author="Hammes-Schiffer, Sharon" w:date="2019-03-05T13:15:00Z">
        <w:r w:rsidR="009C35C0">
          <w:rPr>
            <w:rFonts w:ascii="Helvetica" w:hAnsi="Helvetica"/>
            <w:i w:val="0"/>
            <w:color w:val="000000" w:themeColor="text1"/>
            <w:sz w:val="24"/>
            <w:szCs w:val="24"/>
          </w:rPr>
          <w:t>,</w:t>
        </w:r>
      </w:ins>
      <w:r w:rsidRPr="006F0E50">
        <w:rPr>
          <w:rFonts w:ascii="Helvetica" w:hAnsi="Helvetica"/>
          <w:i w:val="0"/>
          <w:color w:val="000000" w:themeColor="text1"/>
          <w:sz w:val="24"/>
          <w:szCs w:val="24"/>
        </w:rPr>
        <w:t xml:space="preserve"> and four (</w:t>
      </w:r>
      <w:r w:rsidRPr="006F0E50">
        <w:rPr>
          <w:rFonts w:ascii="Helvetica" w:hAnsi="Helvetica"/>
          <w:b/>
          <w:i w:val="0"/>
          <w:color w:val="000000" w:themeColor="text1"/>
          <w:sz w:val="24"/>
          <w:szCs w:val="24"/>
        </w:rPr>
        <w:t>4’</w:t>
      </w:r>
      <w:r w:rsidRPr="006F0E50">
        <w:rPr>
          <w:rFonts w:ascii="Helvetica" w:hAnsi="Helvetica"/>
          <w:i w:val="0"/>
          <w:color w:val="000000" w:themeColor="text1"/>
          <w:sz w:val="24"/>
          <w:szCs w:val="24"/>
        </w:rPr>
        <w:t xml:space="preserve">) proton transfers. The hydrogen atoms involved in the PCET reactions are </w:t>
      </w:r>
      <w:commentRangeStart w:id="36"/>
      <w:r w:rsidRPr="006F0E50">
        <w:rPr>
          <w:rFonts w:ascii="Helvetica" w:hAnsi="Helvetica"/>
          <w:i w:val="0"/>
          <w:color w:val="000000" w:themeColor="text1"/>
          <w:sz w:val="24"/>
          <w:szCs w:val="24"/>
        </w:rPr>
        <w:t>labeled in red</w:t>
      </w:r>
      <w:commentRangeEnd w:id="36"/>
      <w:r w:rsidR="009C35C0">
        <w:rPr>
          <w:rStyle w:val="CommentReference"/>
          <w:i w:val="0"/>
          <w:iCs w:val="0"/>
          <w:color w:val="auto"/>
        </w:rPr>
        <w:commentReference w:id="36"/>
      </w:r>
      <w:r w:rsidRPr="006F0E50">
        <w:rPr>
          <w:rFonts w:ascii="Helvetica" w:hAnsi="Helvetica"/>
          <w:i w:val="0"/>
          <w:color w:val="000000" w:themeColor="text1"/>
          <w:sz w:val="24"/>
          <w:szCs w:val="24"/>
        </w:rPr>
        <w:t>.</w:t>
      </w:r>
      <w:r w:rsidRPr="006F0E50">
        <w:rPr>
          <w:rFonts w:ascii="Helvetica" w:hAnsi="Helvetica"/>
          <w:b/>
          <w:i w:val="0"/>
          <w:sz w:val="24"/>
          <w:szCs w:val="24"/>
        </w:rPr>
        <w:t xml:space="preserve"> </w:t>
      </w:r>
    </w:p>
    <w:p w14:paraId="3BD598C6" w14:textId="77777777" w:rsidR="00A456F5" w:rsidRPr="00F04059" w:rsidRDefault="00A456F5" w:rsidP="00A456F5">
      <w:pPr>
        <w:jc w:val="both"/>
        <w:rPr>
          <w:rFonts w:ascii="Helvetica" w:hAnsi="Helvetica" w:cs="Segoe UI"/>
          <w:color w:val="000000"/>
        </w:rPr>
      </w:pPr>
    </w:p>
    <w:p w14:paraId="0C52C7BD" w14:textId="7AFC6D80" w:rsidR="00A456F5" w:rsidRPr="006F0E50" w:rsidRDefault="00A456F5" w:rsidP="00A456F5">
      <w:pPr>
        <w:spacing w:after="120" w:line="480" w:lineRule="auto"/>
        <w:jc w:val="both"/>
        <w:rPr>
          <w:rFonts w:ascii="Helvetica" w:hAnsi="Helvetica"/>
        </w:rPr>
      </w:pPr>
      <w:r w:rsidRPr="006F0E50">
        <w:rPr>
          <w:rFonts w:ascii="Helvetica" w:hAnsi="Helvetica"/>
        </w:rPr>
        <w:t xml:space="preserve">As </w:t>
      </w:r>
      <w:r w:rsidR="002A48DB">
        <w:rPr>
          <w:rFonts w:ascii="Helvetica" w:hAnsi="Helvetica"/>
        </w:rPr>
        <w:t>indicated</w:t>
      </w:r>
      <w:r w:rsidRPr="006F0E50">
        <w:rPr>
          <w:rFonts w:ascii="Helvetica" w:hAnsi="Helvetica"/>
        </w:rPr>
        <w:t xml:space="preserve"> in Fig.1, compounds </w:t>
      </w:r>
      <w:r w:rsidRPr="006F0E50">
        <w:rPr>
          <w:rFonts w:ascii="Helvetica" w:hAnsi="Helvetica"/>
          <w:b/>
        </w:rPr>
        <w:t>1</w:t>
      </w:r>
      <w:r w:rsidRPr="006F0E50">
        <w:rPr>
          <w:rFonts w:ascii="Helvetica" w:hAnsi="Helvetica"/>
        </w:rPr>
        <w:t>–</w:t>
      </w:r>
      <w:r w:rsidRPr="006F0E50">
        <w:rPr>
          <w:rFonts w:ascii="Helvetica" w:hAnsi="Helvetica"/>
          <w:b/>
        </w:rPr>
        <w:t>4</w:t>
      </w:r>
      <w:r w:rsidRPr="006F0E50">
        <w:rPr>
          <w:rFonts w:ascii="Helvetica" w:hAnsi="Helvetica"/>
        </w:rPr>
        <w:t xml:space="preserve"> exhibit internal hydrogen bonds provid</w:t>
      </w:r>
      <w:r w:rsidR="002A48DB">
        <w:rPr>
          <w:rFonts w:ascii="Helvetica" w:hAnsi="Helvetica"/>
        </w:rPr>
        <w:t>ing</w:t>
      </w:r>
      <w:r w:rsidRPr="006F0E50">
        <w:rPr>
          <w:rFonts w:ascii="Helvetica" w:hAnsi="Helvetica"/>
        </w:rPr>
        <w:t xml:space="preserve"> well-defined structural framework</w:t>
      </w:r>
      <w:r w:rsidR="002A48DB">
        <w:rPr>
          <w:rFonts w:ascii="Helvetica" w:hAnsi="Helvetica"/>
        </w:rPr>
        <w:t>s</w:t>
      </w:r>
      <w:r w:rsidRPr="006F0E50">
        <w:rPr>
          <w:rFonts w:ascii="Helvetica" w:hAnsi="Helvetica"/>
        </w:rPr>
        <w:t xml:space="preserve"> required for transport of protons by PCET processes. In </w:t>
      </w:r>
      <w:r w:rsidRPr="006F0E50">
        <w:rPr>
          <w:rFonts w:ascii="Helvetica" w:hAnsi="Helvetica"/>
          <w:b/>
        </w:rPr>
        <w:t>1</w:t>
      </w:r>
      <w:r w:rsidRPr="006F0E50">
        <w:rPr>
          <w:rFonts w:ascii="Helvetica" w:hAnsi="Helvetica"/>
        </w:rPr>
        <w:t>–</w:t>
      </w:r>
      <w:r w:rsidRPr="006F0E50">
        <w:rPr>
          <w:rFonts w:ascii="Helvetica" w:hAnsi="Helvetica"/>
          <w:b/>
        </w:rPr>
        <w:t>4</w:t>
      </w:r>
      <w:r w:rsidRPr="006F0E50">
        <w:rPr>
          <w:rFonts w:ascii="Helvetica" w:hAnsi="Helvetica"/>
        </w:rPr>
        <w:t xml:space="preserve">, the presence of a strong H-bond between the phenolic proton and the nitrogen lone pair of the </w:t>
      </w:r>
      <w:r>
        <w:rPr>
          <w:rFonts w:ascii="Helvetica" w:hAnsi="Helvetica"/>
        </w:rPr>
        <w:t>adjacent</w:t>
      </w:r>
      <w:r w:rsidRPr="006F0E50">
        <w:rPr>
          <w:rFonts w:ascii="Helvetica" w:hAnsi="Helvetica"/>
        </w:rPr>
        <w:t xml:space="preserve"> benzimidazole has been</w:t>
      </w:r>
      <w:r>
        <w:rPr>
          <w:rFonts w:ascii="Helvetica" w:hAnsi="Helvetica"/>
        </w:rPr>
        <w:t xml:space="preserve"> </w:t>
      </w:r>
      <w:r w:rsidRPr="006F0E50">
        <w:rPr>
          <w:rFonts w:ascii="Helvetica" w:hAnsi="Helvetica"/>
        </w:rPr>
        <w:t>well established in related compounds</w:t>
      </w:r>
      <w:r>
        <w:rPr>
          <w:rFonts w:ascii="Helvetica" w:hAnsi="Helvetica"/>
        </w:rPr>
        <w:t xml:space="preserve"> </w:t>
      </w:r>
      <w:r>
        <w:rPr>
          <w:rFonts w:ascii="Helvetica" w:hAnsi="Helvetica"/>
        </w:rPr>
        <w:fldChar w:fldCharType="begin">
          <w:fldData xml:space="preserve">PEVuZE5vdGU+PENpdGU+PEF1dGhvcj5NYXJrbGU8L0F1dGhvcj48WWVhcj4yMDA4PC9ZZWFyPjxS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PEVuZE5vdGU+PENpdGU+PEF1dGhvcj5NYXJrbGU8L0F1dGhvcj48WWVhcj4yMDA4PC9ZZWFyPjxS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r>
      <w:r>
        <w:rPr>
          <w:rFonts w:ascii="Helvetica" w:hAnsi="Helvetica"/>
        </w:rPr>
        <w:fldChar w:fldCharType="separate"/>
      </w:r>
      <w:r w:rsidR="00EA7E03">
        <w:rPr>
          <w:rFonts w:ascii="Helvetica" w:hAnsi="Helvetica"/>
          <w:noProof/>
        </w:rPr>
        <w:t>(</w:t>
      </w:r>
      <w:r w:rsidR="00EA7E03" w:rsidRPr="00EA7E03">
        <w:rPr>
          <w:rFonts w:ascii="Helvetica" w:hAnsi="Helvetica"/>
          <w:i/>
          <w:noProof/>
        </w:rPr>
        <w:t>11, 18, 22, 23</w:t>
      </w:r>
      <w:r w:rsidR="00EA7E03">
        <w:rPr>
          <w:rFonts w:ascii="Helvetica" w:hAnsi="Helvetica"/>
          <w:noProof/>
        </w:rPr>
        <w:t>)</w:t>
      </w:r>
      <w:r>
        <w:rPr>
          <w:rFonts w:ascii="Helvetica" w:hAnsi="Helvetica"/>
        </w:rPr>
        <w:fldChar w:fldCharType="end"/>
      </w:r>
      <w:r>
        <w:rPr>
          <w:rFonts w:ascii="Helvetica" w:hAnsi="Helvetica"/>
        </w:rPr>
        <w:t xml:space="preserve">. </w:t>
      </w:r>
      <w:r w:rsidRPr="006F0E50">
        <w:rPr>
          <w:rFonts w:ascii="Helvetica" w:hAnsi="Helvetica"/>
        </w:rPr>
        <w:t xml:space="preserve">In </w:t>
      </w:r>
      <w:r w:rsidRPr="006F0E50">
        <w:rPr>
          <w:rFonts w:ascii="Helvetica" w:hAnsi="Helvetica"/>
          <w:b/>
        </w:rPr>
        <w:t>2</w:t>
      </w:r>
      <w:r w:rsidRPr="006F0E50">
        <w:rPr>
          <w:rFonts w:ascii="Helvetica" w:hAnsi="Helvetica"/>
        </w:rPr>
        <w:t>–</w:t>
      </w:r>
      <w:r w:rsidRPr="006F0E50">
        <w:rPr>
          <w:rFonts w:ascii="Helvetica" w:hAnsi="Helvetica"/>
          <w:b/>
        </w:rPr>
        <w:t>4</w:t>
      </w:r>
      <w:ins w:id="37" w:author="Hammes-Schiffer, Sharon" w:date="2019-03-05T13:16:00Z">
        <w:r w:rsidR="009C35C0">
          <w:rPr>
            <w:rFonts w:ascii="Helvetica" w:hAnsi="Helvetica"/>
          </w:rPr>
          <w:t>,</w:t>
        </w:r>
      </w:ins>
      <w:r w:rsidRPr="006F0E50">
        <w:rPr>
          <w:rFonts w:ascii="Helvetica" w:hAnsi="Helvetica"/>
        </w:rPr>
        <w:t xml:space="preserve"> the formation of </w:t>
      </w:r>
      <w:ins w:id="38" w:author="Hammes-Schiffer, Sharon" w:date="2019-03-05T13:16:00Z">
        <w:r w:rsidR="009C35C0">
          <w:rPr>
            <w:rFonts w:ascii="Helvetica" w:hAnsi="Helvetica"/>
          </w:rPr>
          <w:t xml:space="preserve">an </w:t>
        </w:r>
      </w:ins>
      <w:r w:rsidRPr="006F0E50">
        <w:rPr>
          <w:rFonts w:ascii="Helvetica" w:hAnsi="Helvetica"/>
        </w:rPr>
        <w:t xml:space="preserve">intramolecular H-bond between the benzimidazole NH and the terminal imine nitrogen, </w:t>
      </w:r>
      <w:del w:id="39" w:author="Hammes-Schiffer, Sharon" w:date="2019-03-05T13:17:00Z">
        <w:r w:rsidRPr="006F0E50" w:rsidDel="009C35C0">
          <w:rPr>
            <w:rFonts w:ascii="Helvetica" w:hAnsi="Helvetica"/>
          </w:rPr>
          <w:delText xml:space="preserve">and </w:delText>
        </w:r>
      </w:del>
      <w:ins w:id="40" w:author="Hammes-Schiffer, Sharon" w:date="2019-03-05T13:17:00Z">
        <w:r w:rsidR="009C35C0">
          <w:rPr>
            <w:rFonts w:ascii="Helvetica" w:hAnsi="Helvetica"/>
          </w:rPr>
          <w:t>as well as</w:t>
        </w:r>
        <w:r w:rsidR="009C35C0" w:rsidRPr="006F0E50">
          <w:rPr>
            <w:rFonts w:ascii="Helvetica" w:hAnsi="Helvetica"/>
          </w:rPr>
          <w:t xml:space="preserve"> </w:t>
        </w:r>
      </w:ins>
      <w:r>
        <w:rPr>
          <w:rFonts w:ascii="Helvetica" w:hAnsi="Helvetica"/>
        </w:rPr>
        <w:t>the H-bonds</w:t>
      </w:r>
      <w:r w:rsidRPr="006F0E50">
        <w:rPr>
          <w:rFonts w:ascii="Helvetica" w:hAnsi="Helvetica"/>
        </w:rPr>
        <w:t xml:space="preserve"> connecting the benzimidazole</w:t>
      </w:r>
      <w:del w:id="41" w:author="Hammes-Schiffer, Sharon" w:date="2019-03-05T13:16:00Z">
        <w:r w:rsidRPr="006F0E50" w:rsidDel="009C35C0">
          <w:rPr>
            <w:rFonts w:ascii="Helvetica" w:hAnsi="Helvetica"/>
          </w:rPr>
          <w:delText>s</w:delText>
        </w:r>
      </w:del>
      <w:r w:rsidRPr="006F0E50">
        <w:rPr>
          <w:rFonts w:ascii="Helvetica" w:hAnsi="Helvetica"/>
        </w:rPr>
        <w:t xml:space="preserve"> moieties (</w:t>
      </w:r>
      <w:del w:id="42" w:author="Hammes-Schiffer, Sharon" w:date="2019-03-05T13:16:00Z">
        <w:r w:rsidRPr="006F0E50" w:rsidDel="009C35C0">
          <w:rPr>
            <w:rFonts w:ascii="Helvetica" w:hAnsi="Helvetica"/>
          </w:rPr>
          <w:delText>in case of</w:delText>
        </w:r>
      </w:del>
      <w:ins w:id="43" w:author="Hammes-Schiffer, Sharon" w:date="2019-03-05T13:16:00Z">
        <w:r w:rsidR="009C35C0">
          <w:rPr>
            <w:rFonts w:ascii="Helvetica" w:hAnsi="Helvetica"/>
          </w:rPr>
          <w:t>for</w:t>
        </w:r>
      </w:ins>
      <w:r w:rsidRPr="006F0E50">
        <w:rPr>
          <w:rFonts w:ascii="Helvetica" w:hAnsi="Helvetica"/>
        </w:rPr>
        <w:t xml:space="preserve"> </w:t>
      </w:r>
      <w:r w:rsidRPr="006F0E50">
        <w:rPr>
          <w:rFonts w:ascii="Helvetica" w:hAnsi="Helvetica"/>
          <w:b/>
        </w:rPr>
        <w:t>3</w:t>
      </w:r>
      <w:r w:rsidRPr="006F0E50">
        <w:rPr>
          <w:rFonts w:ascii="Helvetica" w:hAnsi="Helvetica"/>
        </w:rPr>
        <w:t xml:space="preserve"> and </w:t>
      </w:r>
      <w:r w:rsidRPr="006F0E50">
        <w:rPr>
          <w:rFonts w:ascii="Helvetica" w:hAnsi="Helvetica"/>
          <w:b/>
        </w:rPr>
        <w:t>4</w:t>
      </w:r>
      <w:r w:rsidRPr="006F0E50">
        <w:rPr>
          <w:rFonts w:ascii="Helvetica" w:hAnsi="Helvetica"/>
        </w:rPr>
        <w:t>)</w:t>
      </w:r>
      <w:ins w:id="44" w:author="Hammes-Schiffer, Sharon" w:date="2019-03-05T13:17:00Z">
        <w:r w:rsidR="009C35C0">
          <w:rPr>
            <w:rFonts w:ascii="Helvetica" w:hAnsi="Helvetica"/>
          </w:rPr>
          <w:t>,</w:t>
        </w:r>
      </w:ins>
      <w:r w:rsidRPr="006F0E50">
        <w:rPr>
          <w:rFonts w:ascii="Helvetica" w:hAnsi="Helvetica"/>
        </w:rPr>
        <w:t xml:space="preserve"> </w:t>
      </w:r>
      <w:r w:rsidR="003036EA">
        <w:rPr>
          <w:rFonts w:ascii="Helvetica" w:hAnsi="Helvetica"/>
        </w:rPr>
        <w:t>is supported</w:t>
      </w:r>
      <w:r w:rsidRPr="006F0E50">
        <w:rPr>
          <w:rFonts w:ascii="Helvetica" w:hAnsi="Helvetica"/>
        </w:rPr>
        <w:t xml:space="preserve"> by </w:t>
      </w:r>
      <w:r>
        <w:rPr>
          <w:rFonts w:ascii="Helvetica" w:hAnsi="Helvetica"/>
        </w:rPr>
        <w:t>their</w:t>
      </w:r>
      <w:r w:rsidRPr="006F0E50">
        <w:rPr>
          <w:rFonts w:ascii="Helvetica" w:hAnsi="Helvetica"/>
        </w:rPr>
        <w:t xml:space="preserve"> </w:t>
      </w:r>
      <w:r w:rsidRPr="006F0E50">
        <w:rPr>
          <w:rFonts w:ascii="Helvetica" w:hAnsi="Helvetica"/>
          <w:vertAlign w:val="superscript"/>
        </w:rPr>
        <w:t>1</w:t>
      </w:r>
      <w:r w:rsidRPr="006F0E50">
        <w:rPr>
          <w:rFonts w:ascii="Helvetica" w:hAnsi="Helvetica"/>
        </w:rPr>
        <w:t xml:space="preserve">H NMR chemical shifts </w:t>
      </w:r>
      <w:r>
        <w:rPr>
          <w:rFonts w:ascii="Helvetica" w:hAnsi="Helvetica"/>
        </w:rPr>
        <w:t>at</w:t>
      </w:r>
      <w:r w:rsidR="003036EA">
        <w:rPr>
          <w:rFonts w:ascii="Helvetica" w:hAnsi="Helvetica"/>
        </w:rPr>
        <w:t xml:space="preserve"> </w:t>
      </w:r>
      <w:r>
        <w:rPr>
          <w:rFonts w:ascii="Helvetica" w:hAnsi="Helvetica"/>
        </w:rPr>
        <w:t>low field</w:t>
      </w:r>
      <w:r w:rsidR="003036EA">
        <w:rPr>
          <w:rFonts w:ascii="Helvetica" w:hAnsi="Helvetica"/>
        </w:rPr>
        <w:t>s</w:t>
      </w:r>
      <w:r>
        <w:rPr>
          <w:rFonts w:ascii="Helvetica" w:hAnsi="Helvetica"/>
        </w:rPr>
        <w:t xml:space="preserve"> and IR</w:t>
      </w:r>
      <w:r w:rsidRPr="006F0E50">
        <w:rPr>
          <w:rFonts w:ascii="Helvetica" w:hAnsi="Helvetica"/>
        </w:rPr>
        <w:t xml:space="preserve"> </w:t>
      </w:r>
      <w:r w:rsidR="003036EA">
        <w:rPr>
          <w:rFonts w:ascii="Helvetica" w:hAnsi="Helvetica"/>
        </w:rPr>
        <w:t xml:space="preserve">absorption features </w:t>
      </w:r>
      <w:r w:rsidRPr="006F0E50">
        <w:rPr>
          <w:rFonts w:ascii="Helvetica" w:hAnsi="Helvetica"/>
        </w:rPr>
        <w:t>(see SI).</w:t>
      </w:r>
    </w:p>
    <w:p w14:paraId="5EC54F09" w14:textId="2D593764" w:rsidR="00A456F5" w:rsidRPr="006F0E50" w:rsidRDefault="00A456F5" w:rsidP="00A456F5">
      <w:pPr>
        <w:spacing w:after="120" w:line="480" w:lineRule="auto"/>
        <w:jc w:val="both"/>
        <w:rPr>
          <w:rFonts w:ascii="Helvetica" w:hAnsi="Helvetica"/>
        </w:rPr>
      </w:pPr>
      <w:r w:rsidRPr="006F0E50">
        <w:rPr>
          <w:rFonts w:ascii="Helvetica" w:hAnsi="Helvetica"/>
        </w:rPr>
        <w:t>Depending on the solvent, compound</w:t>
      </w:r>
      <w:r>
        <w:rPr>
          <w:rFonts w:ascii="Helvetica" w:hAnsi="Helvetica"/>
        </w:rPr>
        <w:t>s</w:t>
      </w:r>
      <w:r w:rsidRPr="006F0E50">
        <w:rPr>
          <w:rFonts w:ascii="Helvetica" w:hAnsi="Helvetica"/>
        </w:rPr>
        <w:t xml:space="preserve"> </w:t>
      </w:r>
      <w:r w:rsidRPr="006F0E50">
        <w:rPr>
          <w:rFonts w:ascii="Helvetica" w:hAnsi="Helvetica"/>
          <w:b/>
        </w:rPr>
        <w:t xml:space="preserve">1 </w:t>
      </w:r>
      <w:r w:rsidRPr="006F0E50">
        <w:rPr>
          <w:rFonts w:ascii="Helvetica" w:hAnsi="Helvetica"/>
        </w:rPr>
        <w:t>and</w:t>
      </w:r>
      <w:r w:rsidRPr="006F0E50">
        <w:rPr>
          <w:rFonts w:ascii="Helvetica" w:hAnsi="Helvetica"/>
          <w:b/>
        </w:rPr>
        <w:t xml:space="preserve"> 2</w:t>
      </w:r>
      <w:r w:rsidRPr="006F0E50">
        <w:rPr>
          <w:rFonts w:ascii="Helvetica" w:hAnsi="Helvetica"/>
        </w:rPr>
        <w:t xml:space="preserve"> may exist as mixtures of isomers due to both the 1,3-tautomerism of imidazole and rotation around the bond connecting the benzimidazole and the phenolic moieties. </w:t>
      </w:r>
      <w:r>
        <w:rPr>
          <w:rFonts w:ascii="Helvetica" w:hAnsi="Helvetica"/>
        </w:rPr>
        <w:t xml:space="preserve">In the case of </w:t>
      </w:r>
      <w:r w:rsidRPr="007B6F45">
        <w:rPr>
          <w:rFonts w:ascii="Helvetica" w:hAnsi="Helvetica"/>
          <w:b/>
        </w:rPr>
        <w:t>2</w:t>
      </w:r>
      <w:r>
        <w:rPr>
          <w:rFonts w:ascii="Helvetica" w:hAnsi="Helvetica"/>
        </w:rPr>
        <w:t xml:space="preserve">, in a non-polar solvent such as </w:t>
      </w:r>
      <w:r w:rsidRPr="00B77D4E">
        <w:rPr>
          <w:rFonts w:ascii="Helvetica" w:hAnsi="Helvetica"/>
        </w:rPr>
        <w:t>CDCl</w:t>
      </w:r>
      <w:r w:rsidRPr="00B77D4E">
        <w:rPr>
          <w:rFonts w:ascii="Helvetica" w:hAnsi="Helvetica"/>
          <w:vertAlign w:val="subscript"/>
        </w:rPr>
        <w:t>3</w:t>
      </w:r>
      <w:r>
        <w:rPr>
          <w:rFonts w:ascii="Helvetica" w:hAnsi="Helvetica"/>
        </w:rPr>
        <w:t xml:space="preserve">, </w:t>
      </w:r>
      <w:r w:rsidRPr="00B77D4E">
        <w:rPr>
          <w:rFonts w:ascii="Helvetica" w:hAnsi="Helvetica"/>
        </w:rPr>
        <w:t>only</w:t>
      </w:r>
      <w:r w:rsidRPr="006F0E50">
        <w:rPr>
          <w:rFonts w:ascii="Helvetica" w:hAnsi="Helvetica"/>
        </w:rPr>
        <w:t xml:space="preserve"> one of these isomers, </w:t>
      </w:r>
      <w:r>
        <w:rPr>
          <w:rFonts w:ascii="Helvetica" w:hAnsi="Helvetica"/>
        </w:rPr>
        <w:t>the</w:t>
      </w:r>
      <w:r w:rsidRPr="006F0E50">
        <w:rPr>
          <w:rFonts w:ascii="Helvetica" w:hAnsi="Helvetica"/>
        </w:rPr>
        <w:t xml:space="preserve"> closed </w:t>
      </w:r>
      <w:r w:rsidRPr="006F0E50">
        <w:rPr>
          <w:rFonts w:ascii="Helvetica" w:hAnsi="Helvetica"/>
          <w:i/>
        </w:rPr>
        <w:t>cis</w:t>
      </w:r>
      <w:r w:rsidRPr="006F0E50">
        <w:rPr>
          <w:rFonts w:ascii="Helvetica" w:hAnsi="Helvetica"/>
        </w:rPr>
        <w:t xml:space="preserve"> enol </w:t>
      </w:r>
      <w:r w:rsidRPr="000B34E2">
        <w:rPr>
          <w:rFonts w:ascii="Helvetica" w:hAnsi="Helvetica"/>
        </w:rPr>
        <w:fldChar w:fldCharType="begin"/>
      </w:r>
      <w:r w:rsidR="00EA7E03">
        <w:rPr>
          <w:rFonts w:ascii="Helvetica" w:hAnsi="Helvetica"/>
        </w:rPr>
        <w:instrText xml:space="preserve"> ADDIN EN.CITE &lt;EndNote&gt;&lt;Cite&gt;&lt;Author&gt;Forés&lt;/Author&gt;&lt;Year&gt;1999&lt;/Year&gt;&lt;RecNum&gt;368&lt;/RecNum&gt;&lt;DisplayText&gt;(&lt;style face="italic"&gt;24&lt;/style&gt;)&lt;/DisplayText&gt;&lt;record&gt;&lt;rec-number&gt;368&lt;/rec-number&gt;&lt;foreign-keys&gt;&lt;key app="EN" db-id="se2xxs0eow0x06eddv3xa05vt9vs9te5szat" timestamp="1549170426"&gt;368&lt;/key&gt;&lt;/foreign-keys&gt;&lt;ref-type name="Journal Article"&gt;17&lt;/ref-type&gt;&lt;contributors&gt;&lt;authors&gt;&lt;author&gt;Forés, Marta&lt;/author&gt;&lt;author&gt;Duran, Miquel&lt;/author&gt;&lt;author&gt;Solà, Miquel&lt;/author&gt;&lt;author&gt;Orozco, Modesto&lt;/author&gt;&lt;author&gt;Luque, F. J.&lt;/author&gt;&lt;/authors&gt;&lt;/contributors&gt;&lt;titles&gt;&lt;title&gt;Theoretical Evaluation of Solvent Effects on the Conformational and Tautomeric Equilibria of 2-(2‘-Hydroxyphenyl)benzimidazole and on Its Absorption and Fluorescence Spectra&lt;/title&gt;&lt;secondary-title&gt;The Journal of Physical Chemistry A&lt;/secondary-title&gt;&lt;/titles&gt;&lt;periodical&gt;&lt;full-title&gt;The Journal of Physical Chemistry A&lt;/full-title&gt;&lt;/periodical&gt;&lt;pages&gt;4525-4532&lt;/pages&gt;&lt;volume&gt;103&lt;/volume&gt;&lt;number&gt;23&lt;/number&gt;&lt;dates&gt;&lt;year&gt;1999&lt;/year&gt;&lt;pub-dates&gt;&lt;date&gt;1999/06/01&lt;/date&gt;&lt;/pub-dates&gt;&lt;/dates&gt;&lt;publisher&gt;American Chemical Society&lt;/publisher&gt;&lt;isbn&gt;1089-5639&lt;/isbn&gt;&lt;urls&gt;&lt;related-urls&gt;&lt;url&gt;https://doi.org/10.1021/jp984773+&lt;/url&gt;&lt;/related-urls&gt;&lt;/urls&gt;&lt;electronic-resource-num&gt;10.1021/jp984773+&lt;/electronic-resource-num&gt;&lt;/record&gt;&lt;/Cite&gt;&lt;/EndNote&gt;</w:instrText>
      </w:r>
      <w:r w:rsidRPr="000B34E2">
        <w:rPr>
          <w:rFonts w:ascii="Helvetica" w:hAnsi="Helvetica"/>
        </w:rPr>
        <w:fldChar w:fldCharType="separate"/>
      </w:r>
      <w:r w:rsidR="00EA7E03">
        <w:rPr>
          <w:rFonts w:ascii="Helvetica" w:hAnsi="Helvetica"/>
          <w:noProof/>
        </w:rPr>
        <w:t>(</w:t>
      </w:r>
      <w:r w:rsidR="00EA7E03" w:rsidRPr="00EA7E03">
        <w:rPr>
          <w:rFonts w:ascii="Helvetica" w:hAnsi="Helvetica"/>
          <w:i/>
          <w:noProof/>
        </w:rPr>
        <w:t>24</w:t>
      </w:r>
      <w:r w:rsidR="00EA7E03">
        <w:rPr>
          <w:rFonts w:ascii="Helvetica" w:hAnsi="Helvetica"/>
          <w:noProof/>
        </w:rPr>
        <w:t>)</w:t>
      </w:r>
      <w:r w:rsidRPr="000B34E2">
        <w:rPr>
          <w:rFonts w:ascii="Helvetica" w:hAnsi="Helvetica"/>
        </w:rPr>
        <w:fldChar w:fldCharType="end"/>
      </w:r>
      <w:r w:rsidRPr="000B34E2">
        <w:rPr>
          <w:rFonts w:ascii="Helvetica" w:hAnsi="Helvetica"/>
        </w:rPr>
        <w:t>, acquires the</w:t>
      </w:r>
      <w:r w:rsidR="000B34E2" w:rsidRPr="000B34E2">
        <w:rPr>
          <w:rFonts w:ascii="Helvetica" w:hAnsi="Helvetica"/>
        </w:rPr>
        <w:t xml:space="preserve"> </w:t>
      </w:r>
      <w:r w:rsidRPr="000B34E2">
        <w:rPr>
          <w:rFonts w:ascii="Helvetica" w:hAnsi="Helvetica"/>
        </w:rPr>
        <w:t xml:space="preserve">H-bond network necessary for </w:t>
      </w:r>
      <w:r w:rsidR="00C32BA4" w:rsidRPr="000B34E2">
        <w:rPr>
          <w:rFonts w:ascii="Helvetica" w:hAnsi="Helvetica"/>
        </w:rPr>
        <w:t xml:space="preserve">intramolecular </w:t>
      </w:r>
      <w:r w:rsidRPr="000B34E2">
        <w:rPr>
          <w:rFonts w:ascii="Helvetica" w:hAnsi="Helvetica"/>
        </w:rPr>
        <w:t>proton transfers to take place upon phenol oxidation.</w:t>
      </w:r>
      <w:r w:rsidRPr="00F04059">
        <w:rPr>
          <w:rFonts w:ascii="Helvetica" w:hAnsi="Helvetica"/>
        </w:rPr>
        <w:t xml:space="preserve"> As the number of benzimidazole</w:t>
      </w:r>
      <w:del w:id="45" w:author="Hammes-Schiffer, Sharon" w:date="2019-03-05T13:17:00Z">
        <w:r w:rsidRPr="00F04059" w:rsidDel="00434248">
          <w:rPr>
            <w:rFonts w:ascii="Helvetica" w:hAnsi="Helvetica"/>
          </w:rPr>
          <w:delText>s</w:delText>
        </w:r>
      </w:del>
      <w:r w:rsidRPr="00F04059">
        <w:rPr>
          <w:rFonts w:ascii="Helvetica" w:hAnsi="Helvetica"/>
        </w:rPr>
        <w:t xml:space="preserve"> units increases from </w:t>
      </w:r>
      <w:r>
        <w:rPr>
          <w:rFonts w:ascii="Helvetica" w:hAnsi="Helvetica"/>
          <w:b/>
        </w:rPr>
        <w:t>2</w:t>
      </w:r>
      <w:r w:rsidRPr="00F04059">
        <w:rPr>
          <w:rFonts w:ascii="Helvetica" w:hAnsi="Helvetica"/>
        </w:rPr>
        <w:t xml:space="preserve"> to </w:t>
      </w:r>
      <w:r>
        <w:rPr>
          <w:rFonts w:ascii="Helvetica" w:hAnsi="Helvetica"/>
          <w:b/>
        </w:rPr>
        <w:t>4</w:t>
      </w:r>
      <w:r w:rsidRPr="00F04059">
        <w:rPr>
          <w:rFonts w:ascii="Helvetica" w:hAnsi="Helvetica"/>
          <w:b/>
        </w:rPr>
        <w:t xml:space="preserve"> </w:t>
      </w:r>
      <w:r w:rsidRPr="00F04059">
        <w:rPr>
          <w:rFonts w:ascii="Helvetica" w:hAnsi="Helvetica"/>
        </w:rPr>
        <w:t xml:space="preserve">(see Fig. 1), the number of </w:t>
      </w:r>
      <w:r w:rsidRPr="000B34E2">
        <w:rPr>
          <w:rFonts w:ascii="Helvetica" w:hAnsi="Helvetica"/>
        </w:rPr>
        <w:t>possible isomers</w:t>
      </w:r>
      <w:r w:rsidRPr="00F04059">
        <w:rPr>
          <w:rFonts w:ascii="Helvetica" w:hAnsi="Helvetica"/>
        </w:rPr>
        <w:t xml:space="preserve"> in solution increases as well. </w:t>
      </w:r>
      <w:r w:rsidRPr="0050753C">
        <w:rPr>
          <w:rFonts w:ascii="Helvetica" w:hAnsi="Helvetica"/>
        </w:rPr>
        <w:t xml:space="preserve">For compounds analogous to </w:t>
      </w:r>
      <w:r w:rsidRPr="0050753C">
        <w:rPr>
          <w:rFonts w:ascii="Helvetica" w:hAnsi="Helvetica"/>
          <w:b/>
        </w:rPr>
        <w:t xml:space="preserve">4 </w:t>
      </w:r>
      <w:r w:rsidRPr="0050753C">
        <w:rPr>
          <w:rFonts w:ascii="Helvetica" w:hAnsi="Helvetica"/>
        </w:rPr>
        <w:t xml:space="preserve">(with a </w:t>
      </w:r>
      <w:r w:rsidRPr="0050753C">
        <w:rPr>
          <w:rFonts w:ascii="Helvetica" w:hAnsi="Helvetica"/>
          <w:i/>
        </w:rPr>
        <w:t>para</w:t>
      </w:r>
      <w:r w:rsidRPr="0050753C">
        <w:rPr>
          <w:rFonts w:ascii="Helvetica" w:hAnsi="Helvetica"/>
        </w:rPr>
        <w:t xml:space="preserve">-substituted phenyl group instead of the cyclohexyl group attached to the imine nitrogen, see structures in the SI), the presence of isomers can be clearly detected by inspection of the </w:t>
      </w:r>
      <w:r w:rsidRPr="0050753C">
        <w:rPr>
          <w:rFonts w:ascii="Helvetica" w:hAnsi="Helvetica"/>
          <w:vertAlign w:val="superscript"/>
        </w:rPr>
        <w:t>1</w:t>
      </w:r>
      <w:r w:rsidRPr="0050753C">
        <w:rPr>
          <w:rFonts w:ascii="Helvetica" w:hAnsi="Helvetica"/>
        </w:rPr>
        <w:t>HNMR spectra in the low field region (</w:t>
      </w:r>
      <w:proofErr w:type="spellStart"/>
      <w:r w:rsidRPr="0050753C">
        <w:rPr>
          <w:rFonts w:ascii="Helvetica" w:hAnsi="Helvetica"/>
        </w:rPr>
        <w:t>Fig,xx</w:t>
      </w:r>
      <w:proofErr w:type="spellEnd"/>
      <w:r w:rsidRPr="0050753C">
        <w:rPr>
          <w:rFonts w:ascii="Helvetica" w:hAnsi="Helvetica"/>
        </w:rPr>
        <w:t xml:space="preserve"> SI). The data </w:t>
      </w:r>
      <w:r w:rsidR="007E0DD8" w:rsidRPr="0050753C">
        <w:rPr>
          <w:rFonts w:ascii="Helvetica" w:hAnsi="Helvetica"/>
        </w:rPr>
        <w:t>confirm</w:t>
      </w:r>
      <w:r w:rsidR="003036EA" w:rsidRPr="0050753C">
        <w:rPr>
          <w:rFonts w:ascii="Helvetica" w:hAnsi="Helvetica"/>
        </w:rPr>
        <w:t xml:space="preserve"> </w:t>
      </w:r>
      <w:r w:rsidRPr="0050753C">
        <w:rPr>
          <w:rFonts w:ascii="Helvetica" w:hAnsi="Helvetica"/>
        </w:rPr>
        <w:t>that at least three isomers are present in CDCl</w:t>
      </w:r>
      <w:r w:rsidRPr="0050753C">
        <w:rPr>
          <w:rFonts w:ascii="Helvetica" w:hAnsi="Helvetica"/>
          <w:vertAlign w:val="subscript"/>
        </w:rPr>
        <w:t>3</w:t>
      </w:r>
      <w:r w:rsidRPr="0050753C">
        <w:rPr>
          <w:rFonts w:ascii="Helvetica" w:hAnsi="Helvetica"/>
        </w:rPr>
        <w:t xml:space="preserve">. Some of these isomers lack the H-bond network requisite </w:t>
      </w:r>
      <w:r w:rsidR="000B34E2" w:rsidRPr="0050753C">
        <w:rPr>
          <w:rFonts w:ascii="Helvetica" w:hAnsi="Helvetica"/>
        </w:rPr>
        <w:t xml:space="preserve">for the intramolecular </w:t>
      </w:r>
      <w:r w:rsidRPr="0050753C">
        <w:rPr>
          <w:rFonts w:ascii="Helvetica" w:hAnsi="Helvetica"/>
        </w:rPr>
        <w:t>proton translocation all the way to the imine.</w:t>
      </w:r>
      <w:r w:rsidRPr="000B34E2">
        <w:rPr>
          <w:rFonts w:ascii="Helvetica" w:hAnsi="Helvetica"/>
        </w:rPr>
        <w:t xml:space="preserve"> </w:t>
      </w:r>
      <w:r w:rsidRPr="006F0E50">
        <w:rPr>
          <w:rFonts w:ascii="Helvetica" w:hAnsi="Helvetica"/>
        </w:rPr>
        <w:t xml:space="preserve">However, the </w:t>
      </w:r>
      <w:r w:rsidRPr="006F0E50">
        <w:rPr>
          <w:rFonts w:ascii="Helvetica" w:hAnsi="Helvetica"/>
          <w:vertAlign w:val="superscript"/>
        </w:rPr>
        <w:t>1</w:t>
      </w:r>
      <w:r w:rsidRPr="006F0E50">
        <w:rPr>
          <w:rFonts w:ascii="Helvetica" w:hAnsi="Helvetica"/>
        </w:rPr>
        <w:t xml:space="preserve">HNMR spectrum drastically changes when the cyclohexylimine moiety is used as the final proton acceptor (see </w:t>
      </w:r>
      <w:r w:rsidRPr="006F0E50">
        <w:rPr>
          <w:rFonts w:ascii="Helvetica" w:hAnsi="Helvetica"/>
          <w:b/>
        </w:rPr>
        <w:t xml:space="preserve">4 </w:t>
      </w:r>
      <w:r w:rsidRPr="006F0E50">
        <w:rPr>
          <w:rFonts w:ascii="Helvetica" w:hAnsi="Helvetica"/>
        </w:rPr>
        <w:t>and</w:t>
      </w:r>
      <w:r w:rsidRPr="006F0E50">
        <w:rPr>
          <w:rFonts w:ascii="Helvetica" w:hAnsi="Helvetica"/>
          <w:b/>
        </w:rPr>
        <w:t xml:space="preserve"> </w:t>
      </w:r>
      <w:r w:rsidRPr="006F0E50">
        <w:rPr>
          <w:rFonts w:ascii="Helvetica" w:hAnsi="Helvetica"/>
        </w:rPr>
        <w:t>SI</w:t>
      </w:r>
      <w:r w:rsidR="003036EA">
        <w:rPr>
          <w:rFonts w:ascii="Helvetica" w:hAnsi="Helvetica"/>
        </w:rPr>
        <w:t xml:space="preserve"> </w:t>
      </w:r>
      <w:r w:rsidRPr="006F0E50">
        <w:rPr>
          <w:rFonts w:ascii="Helvetica" w:hAnsi="Helvetica"/>
        </w:rPr>
        <w:t>Fig x</w:t>
      </w:r>
      <w:r w:rsidRPr="00BB6A6F">
        <w:rPr>
          <w:rFonts w:ascii="Helvetica" w:hAnsi="Helvetica"/>
        </w:rPr>
        <w:t>)</w:t>
      </w:r>
      <w:r w:rsidRPr="006F0E50">
        <w:rPr>
          <w:rFonts w:ascii="Helvetica" w:hAnsi="Helvetica"/>
        </w:rPr>
        <w:t xml:space="preserve">. The number of signals in the </w:t>
      </w:r>
      <w:del w:id="46" w:author="Hammes-Schiffer, Sharon" w:date="2019-03-05T13:18:00Z">
        <w:r w:rsidRPr="006F0E50" w:rsidDel="00434248">
          <w:rPr>
            <w:rFonts w:ascii="Helvetica" w:hAnsi="Helvetica"/>
          </w:rPr>
          <w:delText xml:space="preserve">low </w:delText>
        </w:r>
      </w:del>
      <w:ins w:id="47" w:author="Hammes-Schiffer, Sharon" w:date="2019-03-05T13:18:00Z">
        <w:r w:rsidR="00434248" w:rsidRPr="006F0E50">
          <w:rPr>
            <w:rFonts w:ascii="Helvetica" w:hAnsi="Helvetica"/>
          </w:rPr>
          <w:t>low</w:t>
        </w:r>
        <w:r w:rsidR="00434248">
          <w:rPr>
            <w:rFonts w:ascii="Helvetica" w:hAnsi="Helvetica"/>
          </w:rPr>
          <w:t>-</w:t>
        </w:r>
      </w:ins>
      <w:r w:rsidRPr="006F0E50">
        <w:rPr>
          <w:rFonts w:ascii="Helvetica" w:hAnsi="Helvetica"/>
        </w:rPr>
        <w:t xml:space="preserve">field region </w:t>
      </w:r>
      <w:r w:rsidRPr="006F0E50">
        <w:rPr>
          <w:rFonts w:ascii="Helvetica" w:hAnsi="Helvetica"/>
        </w:rPr>
        <w:lastRenderedPageBreak/>
        <w:t>indicates the existence of essentially one isomer in CDCl</w:t>
      </w:r>
      <w:r w:rsidRPr="006F0E50">
        <w:rPr>
          <w:rFonts w:ascii="Helvetica" w:hAnsi="Helvetica"/>
          <w:vertAlign w:val="subscript"/>
        </w:rPr>
        <w:t>3</w:t>
      </w:r>
      <w:r w:rsidRPr="006F0E50">
        <w:rPr>
          <w:rFonts w:ascii="Helvetica" w:hAnsi="Helvetica"/>
        </w:rPr>
        <w:t xml:space="preserve"> solution. Presumably, the stronger basicity of the imine nitrogen in </w:t>
      </w:r>
      <w:r w:rsidRPr="006F0E50">
        <w:rPr>
          <w:rFonts w:ascii="Helvetica" w:hAnsi="Helvetica"/>
          <w:b/>
        </w:rPr>
        <w:t>4</w:t>
      </w:r>
      <w:r w:rsidRPr="006F0E50">
        <w:rPr>
          <w:rFonts w:ascii="Helvetica" w:hAnsi="Helvetica"/>
        </w:rPr>
        <w:t xml:space="preserve">, compared with that of the analogous </w:t>
      </w:r>
      <w:proofErr w:type="spellStart"/>
      <w:r w:rsidRPr="006F0E50">
        <w:rPr>
          <w:rFonts w:ascii="Helvetica" w:hAnsi="Helvetica"/>
        </w:rPr>
        <w:t>phenylimine</w:t>
      </w:r>
      <w:proofErr w:type="spellEnd"/>
      <w:r w:rsidRPr="006F0E50">
        <w:rPr>
          <w:rFonts w:ascii="Helvetica" w:hAnsi="Helvetica"/>
        </w:rPr>
        <w:t xml:space="preserve"> derivatives, strengthen</w:t>
      </w:r>
      <w:r>
        <w:rPr>
          <w:rFonts w:ascii="Helvetica" w:hAnsi="Helvetica"/>
        </w:rPr>
        <w:t>s</w:t>
      </w:r>
      <w:r w:rsidRPr="006F0E50">
        <w:rPr>
          <w:rFonts w:ascii="Helvetica" w:hAnsi="Helvetica"/>
        </w:rPr>
        <w:t xml:space="preserve"> the terminal H-bond</w:t>
      </w:r>
      <w:ins w:id="48" w:author="Hammes-Schiffer, Sharon" w:date="2019-03-05T13:19:00Z">
        <w:r w:rsidR="00434248">
          <w:rPr>
            <w:rFonts w:ascii="Helvetica" w:hAnsi="Helvetica"/>
          </w:rPr>
          <w:t>,</w:t>
        </w:r>
      </w:ins>
      <w:r>
        <w:rPr>
          <w:rFonts w:ascii="Helvetica" w:hAnsi="Helvetica"/>
        </w:rPr>
        <w:t xml:space="preserve"> resulting in the </w:t>
      </w:r>
      <w:r w:rsidRPr="006F0E50">
        <w:rPr>
          <w:rFonts w:ascii="Helvetica" w:hAnsi="Helvetica"/>
        </w:rPr>
        <w:t>conformation where the H-bond network exten</w:t>
      </w:r>
      <w:r>
        <w:rPr>
          <w:rFonts w:ascii="Helvetica" w:hAnsi="Helvetica"/>
        </w:rPr>
        <w:t>ds</w:t>
      </w:r>
      <w:r w:rsidRPr="006F0E50">
        <w:rPr>
          <w:rFonts w:ascii="Helvetica" w:hAnsi="Helvetica"/>
        </w:rPr>
        <w:t xml:space="preserve"> across the molecule as shown in </w:t>
      </w:r>
      <w:r w:rsidR="00DD7D6F">
        <w:rPr>
          <w:rFonts w:ascii="Helvetica" w:hAnsi="Helvetica"/>
        </w:rPr>
        <w:t>Fig.1.</w:t>
      </w:r>
      <w:r w:rsidRPr="006F0E50">
        <w:rPr>
          <w:rFonts w:ascii="Helvetica" w:hAnsi="Helvetica"/>
        </w:rPr>
        <w:t xml:space="preserve"> </w:t>
      </w:r>
      <w:r w:rsidRPr="00D660F9">
        <w:rPr>
          <w:rFonts w:ascii="Helvetica" w:hAnsi="Helvetica"/>
          <w:highlight w:val="yellow"/>
        </w:rPr>
        <w:t>DFT calculations provide quantitative support for th</w:t>
      </w:r>
      <w:r w:rsidR="00264BC0" w:rsidRPr="00D660F9">
        <w:rPr>
          <w:rFonts w:ascii="Helvetica" w:hAnsi="Helvetica"/>
          <w:highlight w:val="yellow"/>
        </w:rPr>
        <w:t>e</w:t>
      </w:r>
      <w:r w:rsidR="00297548" w:rsidRPr="00D660F9">
        <w:rPr>
          <w:rFonts w:ascii="Helvetica" w:hAnsi="Helvetica"/>
          <w:highlight w:val="yellow"/>
        </w:rPr>
        <w:t xml:space="preserve"> </w:t>
      </w:r>
      <w:r w:rsidR="00297548">
        <w:rPr>
          <w:rFonts w:ascii="Helvetica" w:hAnsi="Helvetica"/>
          <w:highlight w:val="yellow"/>
        </w:rPr>
        <w:t xml:space="preserve">structures </w:t>
      </w:r>
      <w:r w:rsidR="00297548" w:rsidRPr="00D660F9">
        <w:rPr>
          <w:rFonts w:ascii="Helvetica" w:hAnsi="Helvetica"/>
          <w:highlight w:val="yellow"/>
        </w:rPr>
        <w:t xml:space="preserve">shown in </w:t>
      </w:r>
      <w:r w:rsidR="00297548" w:rsidRPr="00D660F9">
        <w:rPr>
          <w:rFonts w:ascii="Helvetica" w:hAnsi="Helvetica"/>
          <w:b/>
          <w:highlight w:val="yellow"/>
        </w:rPr>
        <w:t>1</w:t>
      </w:r>
      <w:r w:rsidR="00297548" w:rsidRPr="00D660F9">
        <w:rPr>
          <w:rFonts w:ascii="Helvetica" w:hAnsi="Helvetica"/>
          <w:highlight w:val="yellow"/>
        </w:rPr>
        <w:t>–</w:t>
      </w:r>
      <w:r w:rsidR="00297548">
        <w:rPr>
          <w:rFonts w:ascii="Helvetica" w:hAnsi="Helvetica"/>
          <w:b/>
          <w:highlight w:val="yellow"/>
        </w:rPr>
        <w:t>4 (</w:t>
      </w:r>
      <w:r w:rsidR="00DD7D6F" w:rsidRPr="00D660F9">
        <w:rPr>
          <w:rFonts w:ascii="Helvetica" w:hAnsi="Helvetica"/>
          <w:highlight w:val="yellow"/>
        </w:rPr>
        <w:t>Fig.1</w:t>
      </w:r>
      <w:r w:rsidR="00297548">
        <w:rPr>
          <w:rFonts w:ascii="Helvetica" w:hAnsi="Helvetica"/>
          <w:highlight w:val="yellow"/>
        </w:rPr>
        <w:t xml:space="preserve">, </w:t>
      </w:r>
      <w:commentRangeStart w:id="49"/>
      <w:r w:rsidR="00297548">
        <w:rPr>
          <w:rFonts w:ascii="Helvetica" w:hAnsi="Helvetica"/>
          <w:highlight w:val="yellow"/>
        </w:rPr>
        <w:t>SIXX</w:t>
      </w:r>
      <w:commentRangeEnd w:id="49"/>
      <w:r w:rsidR="003B3D64">
        <w:rPr>
          <w:rStyle w:val="CommentReference"/>
          <w:rFonts w:ascii="Calibri" w:eastAsia="Calibri" w:hAnsi="Calibri"/>
        </w:rPr>
        <w:commentReference w:id="49"/>
      </w:r>
      <w:r w:rsidR="00297548">
        <w:rPr>
          <w:rFonts w:ascii="Helvetica" w:hAnsi="Helvetica"/>
          <w:highlight w:val="yellow"/>
        </w:rPr>
        <w:t>)</w:t>
      </w:r>
      <w:r w:rsidRPr="00D660F9">
        <w:rPr>
          <w:rFonts w:ascii="Helvetica" w:hAnsi="Helvetica"/>
          <w:highlight w:val="yellow"/>
        </w:rPr>
        <w:t>.</w:t>
      </w:r>
      <w:r w:rsidRPr="00D660F9">
        <w:rPr>
          <w:rFonts w:ascii="Helvetica" w:hAnsi="Helvetica"/>
        </w:rPr>
        <w:t xml:space="preserve"> </w:t>
      </w:r>
    </w:p>
    <w:p w14:paraId="52760102" w14:textId="68177189" w:rsidR="00A456F5" w:rsidRPr="006F0E50" w:rsidRDefault="00DB7A2E" w:rsidP="00A456F5">
      <w:pPr>
        <w:spacing w:after="120"/>
        <w:jc w:val="center"/>
        <w:rPr>
          <w:rFonts w:ascii="Helvetica" w:hAnsi="Helvetica"/>
        </w:rPr>
      </w:pPr>
      <w:r>
        <w:rPr>
          <w:rFonts w:ascii="Helvetica" w:hAnsi="Helvetica"/>
          <w:noProof/>
        </w:rPr>
        <w:drawing>
          <wp:inline distT="0" distB="0" distL="0" distR="0" wp14:anchorId="7F01A02E" wp14:editId="4BB41194">
            <wp:extent cx="5420299" cy="27868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March4.pdf"/>
                    <pic:cNvPicPr/>
                  </pic:nvPicPr>
                  <pic:blipFill rotWithShape="1">
                    <a:blip r:embed="rId8"/>
                    <a:srcRect l="4635" t="19909" r="4157" b="19405"/>
                    <a:stretch/>
                  </pic:blipFill>
                  <pic:spPr bwMode="auto">
                    <a:xfrm>
                      <a:off x="0" y="0"/>
                      <a:ext cx="5421043" cy="2787268"/>
                    </a:xfrm>
                    <a:prstGeom prst="rect">
                      <a:avLst/>
                    </a:prstGeom>
                    <a:ln>
                      <a:noFill/>
                    </a:ln>
                    <a:extLst>
                      <a:ext uri="{53640926-AAD7-44D8-BBD7-CCE9431645EC}">
                        <a14:shadowObscured xmlns:a14="http://schemas.microsoft.com/office/drawing/2010/main"/>
                      </a:ext>
                    </a:extLst>
                  </pic:spPr>
                </pic:pic>
              </a:graphicData>
            </a:graphic>
          </wp:inline>
        </w:drawing>
      </w:r>
    </w:p>
    <w:p w14:paraId="1411836B" w14:textId="77777777" w:rsidR="00A456F5" w:rsidRPr="006F0E50" w:rsidRDefault="00A456F5" w:rsidP="00A456F5">
      <w:pPr>
        <w:spacing w:after="120" w:line="480" w:lineRule="auto"/>
        <w:jc w:val="both"/>
        <w:rPr>
          <w:rFonts w:ascii="Helvetica" w:hAnsi="Helvetica"/>
          <w:b/>
        </w:rPr>
      </w:pPr>
      <w:commentRangeStart w:id="50"/>
      <w:commentRangeStart w:id="51"/>
      <w:commentRangeStart w:id="52"/>
      <w:commentRangeStart w:id="53"/>
      <w:r w:rsidRPr="006F0E50">
        <w:rPr>
          <w:rFonts w:ascii="Helvetica" w:hAnsi="Helvetica"/>
        </w:rPr>
        <w:t xml:space="preserve">Fig. </w:t>
      </w:r>
      <w:r>
        <w:rPr>
          <w:rFonts w:ascii="Helvetica" w:hAnsi="Helvetica"/>
        </w:rPr>
        <w:t>2</w:t>
      </w:r>
      <w:r w:rsidRPr="006F0E50">
        <w:rPr>
          <w:rFonts w:ascii="Helvetica" w:hAnsi="Helvetica"/>
        </w:rPr>
        <w:t xml:space="preserve">. </w:t>
      </w:r>
      <w:commentRangeEnd w:id="50"/>
      <w:r w:rsidR="009B5F58">
        <w:rPr>
          <w:rStyle w:val="CommentReference"/>
          <w:rFonts w:ascii="Calibri" w:eastAsia="Calibri" w:hAnsi="Calibri"/>
        </w:rPr>
        <w:commentReference w:id="50"/>
      </w:r>
      <w:commentRangeEnd w:id="51"/>
      <w:commentRangeEnd w:id="52"/>
      <w:commentRangeEnd w:id="53"/>
      <w:r w:rsidR="009727E6">
        <w:rPr>
          <w:rStyle w:val="CommentReference"/>
          <w:rFonts w:ascii="Calibri" w:eastAsia="Calibri" w:hAnsi="Calibri"/>
        </w:rPr>
        <w:commentReference w:id="51"/>
      </w:r>
      <w:r w:rsidR="00231E43">
        <w:rPr>
          <w:rStyle w:val="CommentReference"/>
          <w:rFonts w:ascii="Calibri" w:eastAsia="Calibri" w:hAnsi="Calibri"/>
        </w:rPr>
        <w:commentReference w:id="52"/>
      </w:r>
      <w:r w:rsidR="009B5F58">
        <w:rPr>
          <w:rStyle w:val="CommentReference"/>
          <w:rFonts w:ascii="Calibri" w:eastAsia="Calibri" w:hAnsi="Calibri"/>
        </w:rPr>
        <w:commentReference w:id="53"/>
      </w:r>
      <w:r w:rsidRPr="00FF5B19">
        <w:rPr>
          <w:rFonts w:ascii="Helvetica" w:hAnsi="Helvetica"/>
          <w:b/>
        </w:rPr>
        <w:t xml:space="preserve">Cyclic </w:t>
      </w:r>
      <w:r w:rsidRPr="00C40B0A">
        <w:rPr>
          <w:rFonts w:ascii="Helvetica" w:hAnsi="Helvetica"/>
          <w:b/>
        </w:rPr>
        <w:t>voltammograms</w:t>
      </w:r>
      <w:r w:rsidRPr="00FF5B19">
        <w:rPr>
          <w:rFonts w:ascii="Helvetica" w:hAnsi="Helvetica"/>
          <w:b/>
        </w:rPr>
        <w:t xml:space="preserve"> and </w:t>
      </w:r>
      <w:r w:rsidRPr="00AE4EAC">
        <w:rPr>
          <w:rFonts w:ascii="Helvetica" w:hAnsi="Helvetica"/>
          <w:b/>
        </w:rPr>
        <w:t>experimental</w:t>
      </w:r>
      <w:r w:rsidRPr="006F0E50">
        <w:rPr>
          <w:rFonts w:ascii="Helvetica" w:hAnsi="Helvetica"/>
          <w:b/>
        </w:rPr>
        <w:t xml:space="preserve"> and calculated redox potentials.</w:t>
      </w:r>
    </w:p>
    <w:p w14:paraId="7EEB639A" w14:textId="1E3B8AD8" w:rsidR="00A456F5" w:rsidRDefault="00A456F5" w:rsidP="00A456F5">
      <w:pPr>
        <w:spacing w:after="120" w:line="480" w:lineRule="auto"/>
        <w:jc w:val="both"/>
        <w:rPr>
          <w:rFonts w:ascii="Helvetica" w:hAnsi="Helvetica"/>
        </w:rPr>
      </w:pPr>
      <w:r w:rsidRPr="006F0E50">
        <w:rPr>
          <w:rFonts w:ascii="Helvetica" w:hAnsi="Helvetica"/>
        </w:rPr>
        <w:t>(</w:t>
      </w:r>
      <w:r w:rsidRPr="006F0E50">
        <w:rPr>
          <w:rFonts w:ascii="Helvetica" w:hAnsi="Helvetica"/>
          <w:b/>
        </w:rPr>
        <w:t>A</w:t>
      </w:r>
      <w:r w:rsidRPr="006F0E50">
        <w:rPr>
          <w:rFonts w:ascii="Helvetica" w:hAnsi="Helvetica"/>
        </w:rPr>
        <w:t xml:space="preserve">) </w:t>
      </w:r>
      <w:r>
        <w:rPr>
          <w:rFonts w:ascii="Helvetica" w:hAnsi="Helvetica"/>
        </w:rPr>
        <w:t>Cyclic voltammograms</w:t>
      </w:r>
      <w:r w:rsidRPr="006F0E50">
        <w:rPr>
          <w:rFonts w:ascii="Helvetica" w:hAnsi="Helvetica"/>
        </w:rPr>
        <w:t xml:space="preserve"> of </w:t>
      </w:r>
      <w:r w:rsidRPr="006F0E50">
        <w:rPr>
          <w:rFonts w:ascii="Helvetica" w:hAnsi="Helvetica"/>
          <w:b/>
        </w:rPr>
        <w:t>1</w:t>
      </w:r>
      <w:r w:rsidRPr="006F0E50">
        <w:rPr>
          <w:rFonts w:ascii="Helvetica" w:hAnsi="Helvetica"/>
        </w:rPr>
        <w:t xml:space="preserve"> (</w:t>
      </w:r>
      <w:r>
        <w:rPr>
          <w:rFonts w:ascii="Helvetica" w:hAnsi="Helvetica"/>
        </w:rPr>
        <w:t>grey</w:t>
      </w:r>
      <w:r w:rsidRPr="006F0E50">
        <w:rPr>
          <w:rFonts w:ascii="Helvetica" w:hAnsi="Helvetica"/>
        </w:rPr>
        <w:t xml:space="preserve">), </w:t>
      </w:r>
      <w:r w:rsidRPr="006F0E50">
        <w:rPr>
          <w:rFonts w:ascii="Helvetica" w:hAnsi="Helvetica"/>
          <w:b/>
        </w:rPr>
        <w:t xml:space="preserve">2 </w:t>
      </w:r>
      <w:r w:rsidRPr="006F0E50">
        <w:rPr>
          <w:rFonts w:ascii="Helvetica" w:hAnsi="Helvetica"/>
        </w:rPr>
        <w:t>(blue),</w:t>
      </w:r>
      <w:r w:rsidRPr="006F0E50">
        <w:rPr>
          <w:rFonts w:ascii="Helvetica" w:hAnsi="Helvetica"/>
          <w:b/>
        </w:rPr>
        <w:t xml:space="preserve"> 3 </w:t>
      </w:r>
      <w:r w:rsidRPr="006F0E50">
        <w:rPr>
          <w:rFonts w:ascii="Helvetica" w:hAnsi="Helvetica"/>
        </w:rPr>
        <w:t>(</w:t>
      </w:r>
      <w:r>
        <w:rPr>
          <w:rFonts w:ascii="Helvetica" w:hAnsi="Helvetica"/>
        </w:rPr>
        <w:t>magenta</w:t>
      </w:r>
      <w:r w:rsidRPr="006F0E50">
        <w:rPr>
          <w:rFonts w:ascii="Helvetica" w:hAnsi="Helvetica"/>
        </w:rPr>
        <w:t>) and</w:t>
      </w:r>
      <w:r w:rsidRPr="006F0E50">
        <w:rPr>
          <w:rFonts w:ascii="Helvetica" w:hAnsi="Helvetica"/>
          <w:b/>
        </w:rPr>
        <w:t xml:space="preserve"> 4 </w:t>
      </w:r>
      <w:r w:rsidRPr="006F0E50">
        <w:rPr>
          <w:rFonts w:ascii="Helvetica" w:hAnsi="Helvetica"/>
        </w:rPr>
        <w:t>(</w:t>
      </w:r>
      <w:r>
        <w:rPr>
          <w:rFonts w:ascii="Helvetica" w:hAnsi="Helvetica"/>
        </w:rPr>
        <w:t>green</w:t>
      </w:r>
      <w:r w:rsidRPr="006F0E50">
        <w:rPr>
          <w:rFonts w:ascii="Helvetica" w:hAnsi="Helvetica"/>
        </w:rPr>
        <w:t>) in dry CH</w:t>
      </w:r>
      <w:r w:rsidRPr="006F0E50">
        <w:rPr>
          <w:rFonts w:ascii="Helvetica" w:hAnsi="Helvetica"/>
          <w:vertAlign w:val="subscript"/>
        </w:rPr>
        <w:t>2</w:t>
      </w:r>
      <w:r w:rsidRPr="006F0E50">
        <w:rPr>
          <w:rFonts w:ascii="Helvetica" w:hAnsi="Helvetica"/>
        </w:rPr>
        <w:t>Cl</w:t>
      </w:r>
      <w:r w:rsidRPr="006F0E50">
        <w:rPr>
          <w:rFonts w:ascii="Helvetica" w:hAnsi="Helvetica"/>
          <w:vertAlign w:val="subscript"/>
        </w:rPr>
        <w:t>2</w:t>
      </w:r>
      <w:r w:rsidRPr="006F0E50">
        <w:rPr>
          <w:rFonts w:ascii="Helvetica" w:hAnsi="Helvetica"/>
        </w:rPr>
        <w:t>. (</w:t>
      </w:r>
      <w:r w:rsidRPr="006F0E50">
        <w:rPr>
          <w:rFonts w:ascii="Helvetica" w:hAnsi="Helvetica"/>
          <w:b/>
        </w:rPr>
        <w:t>B</w:t>
      </w:r>
      <w:r w:rsidRPr="006F0E50">
        <w:rPr>
          <w:rFonts w:ascii="Helvetica" w:hAnsi="Helvetica"/>
        </w:rPr>
        <w:t xml:space="preserve">) </w:t>
      </w:r>
      <w:r>
        <w:rPr>
          <w:rFonts w:ascii="Helvetica" w:hAnsi="Helvetica"/>
        </w:rPr>
        <w:t>Color coded e</w:t>
      </w:r>
      <w:r w:rsidRPr="006F0E50">
        <w:rPr>
          <w:rFonts w:ascii="Helvetica" w:hAnsi="Helvetica"/>
        </w:rPr>
        <w:t xml:space="preserve">xperimental and calculated </w:t>
      </w:r>
      <w:r w:rsidRPr="00B56E9F">
        <w:rPr>
          <w:rFonts w:ascii="Helvetica" w:hAnsi="Helvetica"/>
          <w:i/>
        </w:rPr>
        <w:t>E</w:t>
      </w:r>
      <w:r w:rsidRPr="00956FA2">
        <w:rPr>
          <w:rFonts w:ascii="Helvetica" w:hAnsi="Helvetica"/>
          <w:vertAlign w:val="subscript"/>
        </w:rPr>
        <w:t>1/2</w:t>
      </w:r>
      <w:r w:rsidRPr="006F0E50">
        <w:rPr>
          <w:rFonts w:ascii="Helvetica" w:hAnsi="Helvetica"/>
        </w:rPr>
        <w:t xml:space="preserve"> potentials</w:t>
      </w:r>
      <w:r>
        <w:rPr>
          <w:rFonts w:ascii="Helvetica" w:hAnsi="Helvetica"/>
        </w:rPr>
        <w:t xml:space="preserve"> for the redox couples indicated in Fig 1. For each compound, the </w:t>
      </w:r>
      <w:commentRangeStart w:id="54"/>
      <w:r>
        <w:rPr>
          <w:rFonts w:ascii="Helvetica" w:hAnsi="Helvetica"/>
        </w:rPr>
        <w:t>c</w:t>
      </w:r>
      <w:r w:rsidRPr="000F7C46">
        <w:rPr>
          <w:rFonts w:ascii="Helvetica" w:hAnsi="Helvetica"/>
        </w:rPr>
        <w:t xml:space="preserve">alculated distance </w:t>
      </w:r>
      <w:commentRangeEnd w:id="54"/>
      <w:r w:rsidR="009B5F58">
        <w:rPr>
          <w:rStyle w:val="CommentReference"/>
          <w:rFonts w:ascii="Calibri" w:eastAsia="Calibri" w:hAnsi="Calibri"/>
        </w:rPr>
        <w:commentReference w:id="54"/>
      </w:r>
      <w:r w:rsidRPr="000F7C46">
        <w:rPr>
          <w:rFonts w:ascii="Helvetica" w:hAnsi="Helvetica"/>
        </w:rPr>
        <w:t>from the phenol oxygen to the final proton acceptor (Å)</w:t>
      </w:r>
      <w:r>
        <w:rPr>
          <w:rFonts w:ascii="Helvetica" w:hAnsi="Helvetica"/>
        </w:rPr>
        <w:t xml:space="preserve"> compound is included</w:t>
      </w:r>
      <w:r w:rsidR="00297548">
        <w:rPr>
          <w:rFonts w:ascii="Helvetica" w:hAnsi="Helvetica"/>
        </w:rPr>
        <w:t xml:space="preserve"> (blue wedge)</w:t>
      </w:r>
      <w:r>
        <w:rPr>
          <w:rFonts w:ascii="Helvetica" w:hAnsi="Helvetica"/>
        </w:rPr>
        <w:t xml:space="preserve">. Agreement between calculated and experimental values for </w:t>
      </w:r>
      <w:r w:rsidRPr="00956FA2">
        <w:rPr>
          <w:rFonts w:ascii="Helvetica" w:hAnsi="Helvetica"/>
          <w:b/>
        </w:rPr>
        <w:t>3</w:t>
      </w:r>
      <w:r>
        <w:rPr>
          <w:rFonts w:ascii="Helvetica" w:hAnsi="Helvetica"/>
        </w:rPr>
        <w:t xml:space="preserve"> are by construction</w:t>
      </w:r>
      <w:ins w:id="55" w:author="Hammes-Schiffer, Sharon" w:date="2019-03-05T13:23:00Z">
        <w:r w:rsidR="009B5F58">
          <w:rPr>
            <w:rFonts w:ascii="Helvetica" w:hAnsi="Helvetica"/>
          </w:rPr>
          <w:t xml:space="preserve"> because this species was used as the reference for all calculations</w:t>
        </w:r>
      </w:ins>
      <w:r>
        <w:rPr>
          <w:rFonts w:ascii="Helvetica" w:hAnsi="Helvetica"/>
        </w:rPr>
        <w:t xml:space="preserve"> (see SI).</w:t>
      </w:r>
    </w:p>
    <w:p w14:paraId="275912F1" w14:textId="77777777" w:rsidR="00A456F5" w:rsidRDefault="00A456F5" w:rsidP="00A456F5">
      <w:pPr>
        <w:spacing w:after="120" w:line="480" w:lineRule="auto"/>
        <w:jc w:val="both"/>
        <w:rPr>
          <w:rFonts w:ascii="Helvetica" w:hAnsi="Helvetica"/>
        </w:rPr>
      </w:pPr>
    </w:p>
    <w:p w14:paraId="53F14035" w14:textId="1C3D634F" w:rsidR="00A456F5" w:rsidRPr="006F0E50" w:rsidRDefault="00A456F5" w:rsidP="00A456F5">
      <w:pPr>
        <w:autoSpaceDE w:val="0"/>
        <w:autoSpaceDN w:val="0"/>
        <w:adjustRightInd w:val="0"/>
        <w:spacing w:after="120" w:line="480" w:lineRule="auto"/>
        <w:jc w:val="both"/>
        <w:rPr>
          <w:rFonts w:ascii="Helvetica" w:eastAsiaTheme="minorHAnsi" w:hAnsi="Helvetica"/>
        </w:rPr>
      </w:pPr>
      <w:r w:rsidRPr="006F0E50">
        <w:rPr>
          <w:rFonts w:ascii="Helvetica" w:hAnsi="Helvetica"/>
        </w:rPr>
        <w:lastRenderedPageBreak/>
        <w:t xml:space="preserve">Fig. </w:t>
      </w:r>
      <w:r>
        <w:rPr>
          <w:rFonts w:ascii="Helvetica" w:hAnsi="Helvetica"/>
        </w:rPr>
        <w:t>2A</w:t>
      </w:r>
      <w:del w:id="56" w:author="Hammes-Schiffer, Sharon" w:date="2019-03-05T13:26:00Z">
        <w:r w:rsidRPr="006F0E50" w:rsidDel="00FE76EE">
          <w:rPr>
            <w:rFonts w:ascii="Helvetica" w:hAnsi="Helvetica"/>
          </w:rPr>
          <w:delText>,</w:delText>
        </w:r>
      </w:del>
      <w:r w:rsidRPr="006F0E50">
        <w:rPr>
          <w:rFonts w:ascii="Helvetica" w:hAnsi="Helvetica"/>
        </w:rPr>
        <w:t xml:space="preserve"> shows the cyclic voltammograms of compounds </w:t>
      </w:r>
      <w:r w:rsidRPr="006F0E50">
        <w:rPr>
          <w:rFonts w:ascii="Helvetica" w:hAnsi="Helvetica"/>
          <w:b/>
        </w:rPr>
        <w:t>1</w:t>
      </w:r>
      <w:r w:rsidRPr="006F0E50">
        <w:rPr>
          <w:rFonts w:ascii="Helvetica" w:hAnsi="Helvetica"/>
        </w:rPr>
        <w:t>–</w:t>
      </w:r>
      <w:r w:rsidRPr="006F0E50">
        <w:rPr>
          <w:rFonts w:ascii="Helvetica" w:hAnsi="Helvetica"/>
          <w:b/>
        </w:rPr>
        <w:t xml:space="preserve">4 </w:t>
      </w:r>
      <w:r w:rsidRPr="006F0E50">
        <w:rPr>
          <w:rFonts w:ascii="Helvetica" w:hAnsi="Helvetica"/>
        </w:rPr>
        <w:t xml:space="preserve">(a detailed electrochemical characterization is provided in the SI). </w:t>
      </w:r>
      <w:r>
        <w:rPr>
          <w:rFonts w:ascii="Helvetica" w:hAnsi="Helvetica"/>
        </w:rPr>
        <w:t>We observe</w:t>
      </w:r>
      <w:r w:rsidRPr="006F0E50">
        <w:rPr>
          <w:rFonts w:ascii="Helvetica" w:hAnsi="Helvetica"/>
        </w:rPr>
        <w:t xml:space="preserve"> a</w:t>
      </w:r>
      <w:r>
        <w:rPr>
          <w:rFonts w:ascii="Helvetica" w:hAnsi="Helvetica"/>
        </w:rPr>
        <w:t xml:space="preserve"> </w:t>
      </w:r>
      <w:r w:rsidRPr="006F0E50">
        <w:rPr>
          <w:rFonts w:ascii="Helvetica" w:hAnsi="Helvetica"/>
        </w:rPr>
        <w:t xml:space="preserve">60 mV drop in the </w:t>
      </w:r>
      <w:r w:rsidRPr="006F0E50">
        <w:rPr>
          <w:rFonts w:ascii="Helvetica" w:hAnsi="Helvetica"/>
          <w:i/>
        </w:rPr>
        <w:t>E</w:t>
      </w:r>
      <w:r w:rsidRPr="006F0E50">
        <w:rPr>
          <w:rFonts w:ascii="Helvetica" w:hAnsi="Helvetica"/>
          <w:vertAlign w:val="subscript"/>
        </w:rPr>
        <w:t>1/2</w:t>
      </w:r>
      <w:r>
        <w:rPr>
          <w:rFonts w:ascii="Helvetica" w:hAnsi="Helvetica"/>
          <w:vertAlign w:val="subscript"/>
        </w:rPr>
        <w:t xml:space="preserve"> </w:t>
      </w:r>
      <w:r>
        <w:rPr>
          <w:rFonts w:ascii="Helvetica" w:hAnsi="Helvetica"/>
        </w:rPr>
        <w:t>for each</w:t>
      </w:r>
      <w:r w:rsidRPr="006F0E50">
        <w:rPr>
          <w:rFonts w:ascii="Helvetica" w:hAnsi="Helvetica"/>
        </w:rPr>
        <w:t xml:space="preserve"> benzimidazole unit added to the system, </w:t>
      </w:r>
      <w:del w:id="57" w:author="Hammes-Schiffer, Sharon" w:date="2019-03-05T13:26:00Z">
        <w:r w:rsidDel="00FE76EE">
          <w:rPr>
            <w:rFonts w:ascii="Helvetica" w:hAnsi="Helvetica"/>
          </w:rPr>
          <w:delText>which means</w:delText>
        </w:r>
      </w:del>
      <w:ins w:id="58" w:author="Hammes-Schiffer, Sharon" w:date="2019-03-05T13:26:00Z">
        <w:r w:rsidR="00FE76EE">
          <w:rPr>
            <w:rFonts w:ascii="Helvetica" w:hAnsi="Helvetica"/>
          </w:rPr>
          <w:t>indicating</w:t>
        </w:r>
      </w:ins>
      <w:r w:rsidRPr="006F0E50">
        <w:rPr>
          <w:rFonts w:ascii="Helvetica" w:hAnsi="Helvetica"/>
        </w:rPr>
        <w:t xml:space="preserve"> that </w:t>
      </w:r>
      <w:r w:rsidRPr="006178B8">
        <w:rPr>
          <w:rFonts w:ascii="Helvetica" w:hAnsi="Helvetica"/>
        </w:rPr>
        <w:t>the phenol becomes easier to oxidize with the sequential addition of benzimidazole groups.</w:t>
      </w:r>
      <w:r w:rsidRPr="00112411">
        <w:rPr>
          <w:rFonts w:ascii="Helvetica" w:eastAsiaTheme="minorHAnsi" w:hAnsi="Helvetica"/>
        </w:rPr>
        <w:t xml:space="preserve"> </w:t>
      </w:r>
      <w:r>
        <w:rPr>
          <w:rFonts w:ascii="Helvetica" w:eastAsiaTheme="minorHAnsi" w:hAnsi="Helvetica"/>
          <w:highlight w:val="yellow"/>
        </w:rPr>
        <w:t xml:space="preserve">DFT calculations </w:t>
      </w:r>
      <w:del w:id="59" w:author="Hammes-Schiffer, Sharon" w:date="2019-03-05T14:16:00Z">
        <w:r w:rsidDel="00231E43">
          <w:rPr>
            <w:rFonts w:ascii="Helvetica" w:eastAsiaTheme="minorHAnsi" w:hAnsi="Helvetica"/>
            <w:highlight w:val="yellow"/>
          </w:rPr>
          <w:delText xml:space="preserve">(Fig. 2B) </w:delText>
        </w:r>
      </w:del>
      <w:ins w:id="60" w:author="Hammes-Schiffer, Sharon" w:date="2019-03-05T14:16:00Z">
        <w:r w:rsidR="00231E43">
          <w:rPr>
            <w:rFonts w:ascii="Helvetica" w:eastAsiaTheme="minorHAnsi" w:hAnsi="Helvetica"/>
            <w:highlight w:val="yellow"/>
          </w:rPr>
          <w:t xml:space="preserve">of the redox potentials with all protons transferred for each species agree with the experimental redox potentials (Fig. 2B, colored lines), </w:t>
        </w:r>
      </w:ins>
      <w:ins w:id="61" w:author="Hammes-Schiffer, Sharon" w:date="2019-03-05T14:19:00Z">
        <w:r w:rsidR="00277997">
          <w:rPr>
            <w:rFonts w:ascii="Helvetica" w:eastAsiaTheme="minorHAnsi" w:hAnsi="Helvetica"/>
            <w:highlight w:val="yellow"/>
          </w:rPr>
          <w:t>support</w:t>
        </w:r>
      </w:ins>
      <w:ins w:id="62" w:author="Hammes-Schiffer, Sharon" w:date="2019-03-05T14:22:00Z">
        <w:r w:rsidR="00277997">
          <w:rPr>
            <w:rFonts w:ascii="Helvetica" w:eastAsiaTheme="minorHAnsi" w:hAnsi="Helvetica"/>
            <w:highlight w:val="yellow"/>
          </w:rPr>
          <w:t>ing</w:t>
        </w:r>
      </w:ins>
      <w:ins w:id="63" w:author="Hammes-Schiffer, Sharon" w:date="2019-03-05T14:16:00Z">
        <w:r w:rsidR="00231E43">
          <w:rPr>
            <w:rFonts w:ascii="Helvetica" w:eastAsiaTheme="minorHAnsi" w:hAnsi="Helvetica"/>
            <w:highlight w:val="yellow"/>
          </w:rPr>
          <w:t xml:space="preserve"> the products in Fig. 1. </w:t>
        </w:r>
      </w:ins>
      <w:commentRangeStart w:id="64"/>
      <w:del w:id="65" w:author="Hammes-Schiffer, Sharon" w:date="2019-03-05T13:29:00Z">
        <w:r w:rsidDel="00257C1D">
          <w:rPr>
            <w:rFonts w:ascii="Helvetica" w:eastAsiaTheme="minorHAnsi" w:hAnsi="Helvetica"/>
            <w:highlight w:val="yellow"/>
          </w:rPr>
          <w:delText>in which</w:delText>
        </w:r>
      </w:del>
      <w:ins w:id="66" w:author="Hammes-Schiffer, Sharon" w:date="2019-03-05T14:19:00Z">
        <w:r w:rsidR="00277997">
          <w:rPr>
            <w:rFonts w:ascii="Helvetica" w:eastAsiaTheme="minorHAnsi" w:hAnsi="Helvetica"/>
            <w:highlight w:val="yellow"/>
          </w:rPr>
          <w:t xml:space="preserve">These computed redox potentials </w:t>
        </w:r>
      </w:ins>
      <w:del w:id="67" w:author="Hammes-Schiffer, Sharon" w:date="2019-03-05T14:19:00Z">
        <w:r w:rsidDel="00277997">
          <w:rPr>
            <w:rFonts w:ascii="Helvetica" w:eastAsiaTheme="minorHAnsi" w:hAnsi="Helvetica"/>
            <w:highlight w:val="yellow"/>
          </w:rPr>
          <w:delText xml:space="preserve"> t</w:delText>
        </w:r>
        <w:r w:rsidRPr="006F0E50" w:rsidDel="00277997">
          <w:rPr>
            <w:rFonts w:ascii="Helvetica" w:eastAsiaTheme="minorHAnsi" w:hAnsi="Helvetica"/>
            <w:highlight w:val="yellow"/>
          </w:rPr>
          <w:delText xml:space="preserve">he </w:delText>
        </w:r>
        <w:r w:rsidDel="00277997">
          <w:rPr>
            <w:rFonts w:ascii="Helvetica" w:eastAsiaTheme="minorHAnsi" w:hAnsi="Helvetica"/>
            <w:highlight w:val="yellow"/>
          </w:rPr>
          <w:delText>E</w:delText>
        </w:r>
        <w:r w:rsidRPr="000559DF" w:rsidDel="00277997">
          <w:rPr>
            <w:rFonts w:ascii="Helvetica" w:eastAsiaTheme="minorHAnsi" w:hAnsi="Helvetica"/>
            <w:i/>
            <w:highlight w:val="yellow"/>
          </w:rPr>
          <w:delText>n</w:delText>
        </w:r>
        <w:r w:rsidDel="00277997">
          <w:rPr>
            <w:rFonts w:ascii="Helvetica" w:eastAsiaTheme="minorHAnsi" w:hAnsi="Helvetica"/>
            <w:highlight w:val="yellow"/>
          </w:rPr>
          <w:delText xml:space="preserve">PT processes </w:delText>
        </w:r>
        <w:commentRangeEnd w:id="64"/>
        <w:r w:rsidR="00257C1D" w:rsidDel="00277997">
          <w:rPr>
            <w:rStyle w:val="CommentReference"/>
            <w:rFonts w:ascii="Calibri" w:eastAsia="Calibri" w:hAnsi="Calibri"/>
          </w:rPr>
          <w:commentReference w:id="64"/>
        </w:r>
      </w:del>
      <w:del w:id="68" w:author="Hammes-Schiffer, Sharon" w:date="2019-03-05T13:29:00Z">
        <w:r w:rsidDel="00257C1D">
          <w:rPr>
            <w:rFonts w:ascii="Helvetica" w:eastAsiaTheme="minorHAnsi" w:hAnsi="Helvetica"/>
            <w:highlight w:val="yellow"/>
          </w:rPr>
          <w:delText>were</w:delText>
        </w:r>
        <w:r w:rsidRPr="006F0E50" w:rsidDel="00257C1D">
          <w:rPr>
            <w:rFonts w:ascii="Helvetica" w:eastAsiaTheme="minorHAnsi" w:hAnsi="Helvetica"/>
            <w:highlight w:val="yellow"/>
          </w:rPr>
          <w:delText xml:space="preserve"> </w:delText>
        </w:r>
        <w:r w:rsidDel="00257C1D">
          <w:rPr>
            <w:rFonts w:ascii="Helvetica" w:eastAsiaTheme="minorHAnsi" w:hAnsi="Helvetica"/>
            <w:highlight w:val="yellow"/>
          </w:rPr>
          <w:delText>expressed as</w:delText>
        </w:r>
        <w:r w:rsidRPr="006F0E50" w:rsidDel="00257C1D">
          <w:rPr>
            <w:rFonts w:ascii="Helvetica" w:eastAsiaTheme="minorHAnsi" w:hAnsi="Helvetica"/>
            <w:highlight w:val="yellow"/>
          </w:rPr>
          <w:delText xml:space="preserve"> </w:delText>
        </w:r>
        <w:r w:rsidDel="00257C1D">
          <w:rPr>
            <w:rFonts w:ascii="Helvetica" w:eastAsiaTheme="minorHAnsi" w:hAnsi="Helvetica"/>
            <w:highlight w:val="yellow"/>
          </w:rPr>
          <w:delText xml:space="preserve">a series of </w:delText>
        </w:r>
        <w:r w:rsidRPr="000559DF" w:rsidDel="00257C1D">
          <w:rPr>
            <w:rFonts w:ascii="Helvetica" w:eastAsiaTheme="minorHAnsi" w:hAnsi="Helvetica"/>
            <w:i/>
            <w:highlight w:val="yellow"/>
          </w:rPr>
          <w:delText>n</w:delText>
        </w:r>
        <w:r w:rsidDel="00257C1D">
          <w:rPr>
            <w:rFonts w:ascii="Helvetica" w:eastAsiaTheme="minorHAnsi" w:hAnsi="Helvetica"/>
            <w:highlight w:val="yellow"/>
          </w:rPr>
          <w:delText xml:space="preserve"> </w:delText>
        </w:r>
        <w:r w:rsidRPr="006F0E50" w:rsidDel="00257C1D">
          <w:rPr>
            <w:rFonts w:ascii="Helvetica" w:eastAsiaTheme="minorHAnsi" w:hAnsi="Helvetica"/>
            <w:highlight w:val="yellow"/>
          </w:rPr>
          <w:delText>elementary</w:delText>
        </w:r>
        <w:r w:rsidDel="00257C1D">
          <w:rPr>
            <w:rFonts w:ascii="Helvetica" w:eastAsiaTheme="minorHAnsi" w:hAnsi="Helvetica"/>
            <w:highlight w:val="yellow"/>
          </w:rPr>
          <w:delText xml:space="preserve"> processes</w:delText>
        </w:r>
        <w:r w:rsidRPr="006F0E50" w:rsidDel="00257C1D">
          <w:rPr>
            <w:rFonts w:ascii="Helvetica" w:eastAsiaTheme="minorHAnsi" w:hAnsi="Helvetica"/>
            <w:highlight w:val="yellow"/>
          </w:rPr>
          <w:delText xml:space="preserve"> </w:delText>
        </w:r>
      </w:del>
      <w:r>
        <w:rPr>
          <w:rFonts w:ascii="Helvetica" w:eastAsiaTheme="minorHAnsi" w:hAnsi="Helvetica"/>
          <w:highlight w:val="yellow"/>
        </w:rPr>
        <w:t>indicate a</w:t>
      </w:r>
      <w:r w:rsidRPr="006F0E50">
        <w:rPr>
          <w:rFonts w:ascii="Helvetica" w:hAnsi="Helvetica"/>
          <w:highlight w:val="yellow"/>
        </w:rPr>
        <w:t xml:space="preserve"> decrease of 100 mV</w:t>
      </w:r>
      <w:r>
        <w:rPr>
          <w:rFonts w:ascii="Helvetica" w:hAnsi="Helvetica"/>
          <w:highlight w:val="yellow"/>
        </w:rPr>
        <w:t>/imidazole</w:t>
      </w:r>
      <w:r w:rsidRPr="006F0E50">
        <w:rPr>
          <w:rFonts w:ascii="Helvetica" w:hAnsi="Helvetica"/>
          <w:highlight w:val="yellow"/>
        </w:rPr>
        <w:t xml:space="preserve"> across the series, which </w:t>
      </w:r>
      <w:r>
        <w:rPr>
          <w:rFonts w:ascii="Helvetica" w:hAnsi="Helvetica"/>
          <w:highlight w:val="yellow"/>
        </w:rPr>
        <w:t>is consistent within the accuracy of DFT calculations with the 60 mV observed</w:t>
      </w:r>
      <w:r w:rsidRPr="006F0E50">
        <w:rPr>
          <w:rFonts w:ascii="Helvetica" w:hAnsi="Helvetica"/>
          <w:highlight w:val="yellow"/>
        </w:rPr>
        <w:t xml:space="preserve"> (see SI). </w:t>
      </w:r>
      <w:r w:rsidR="00FB00A6">
        <w:rPr>
          <w:rFonts w:ascii="Helvetica" w:eastAsiaTheme="minorHAnsi" w:hAnsi="Helvetica"/>
          <w:highlight w:val="yellow"/>
        </w:rPr>
        <w:t>Furthermore</w:t>
      </w:r>
      <w:r w:rsidRPr="00EA46D2">
        <w:rPr>
          <w:rFonts w:ascii="Helvetica" w:eastAsiaTheme="minorHAnsi" w:hAnsi="Helvetica"/>
          <w:highlight w:val="yellow"/>
        </w:rPr>
        <w:t xml:space="preserve">, theory </w:t>
      </w:r>
      <w:r w:rsidR="00FB00A6">
        <w:rPr>
          <w:rFonts w:ascii="Helvetica" w:eastAsiaTheme="minorHAnsi" w:hAnsi="Helvetica"/>
          <w:highlight w:val="yellow"/>
        </w:rPr>
        <w:t>quantifies the contributions of individual proton</w:t>
      </w:r>
      <w:ins w:id="69" w:author="Hammes-Schiffer, Sharon" w:date="2019-03-05T13:32:00Z">
        <w:r w:rsidR="00257C1D">
          <w:rPr>
            <w:rFonts w:ascii="Helvetica" w:eastAsiaTheme="minorHAnsi" w:hAnsi="Helvetica"/>
            <w:highlight w:val="yellow"/>
          </w:rPr>
          <w:t xml:space="preserve"> transfer reactions</w:t>
        </w:r>
      </w:ins>
      <w:del w:id="70" w:author="Hammes-Schiffer, Sharon" w:date="2019-03-05T13:32:00Z">
        <w:r w:rsidR="00FB00A6" w:rsidDel="00257C1D">
          <w:rPr>
            <w:rFonts w:ascii="Helvetica" w:eastAsiaTheme="minorHAnsi" w:hAnsi="Helvetica"/>
            <w:highlight w:val="yellow"/>
          </w:rPr>
          <w:delText>ation states</w:delText>
        </w:r>
      </w:del>
      <w:r w:rsidR="00FB00A6">
        <w:rPr>
          <w:rFonts w:ascii="Helvetica" w:eastAsiaTheme="minorHAnsi" w:hAnsi="Helvetica"/>
          <w:highlight w:val="yellow"/>
        </w:rPr>
        <w:t xml:space="preserve"> to the overall thermodynamics</w:t>
      </w:r>
      <w:ins w:id="71" w:author="Hammes-Schiffer, Sharon" w:date="2019-03-05T14:30:00Z">
        <w:r w:rsidR="009727E6">
          <w:rPr>
            <w:rFonts w:ascii="Helvetica" w:eastAsiaTheme="minorHAnsi" w:hAnsi="Helvetica"/>
            <w:highlight w:val="yellow"/>
          </w:rPr>
          <w:t xml:space="preserve"> (Fig. 2B, </w:t>
        </w:r>
        <w:commentRangeStart w:id="72"/>
        <w:r w:rsidR="009727E6">
          <w:rPr>
            <w:rFonts w:ascii="Helvetica" w:eastAsiaTheme="minorHAnsi" w:hAnsi="Helvetica"/>
            <w:highlight w:val="yellow"/>
          </w:rPr>
          <w:t>uncolored lines</w:t>
        </w:r>
      </w:ins>
      <w:commentRangeEnd w:id="72"/>
      <w:ins w:id="73" w:author="Hammes-Schiffer, Sharon" w:date="2019-03-05T14:31:00Z">
        <w:r w:rsidR="009727E6">
          <w:rPr>
            <w:rStyle w:val="CommentReference"/>
            <w:rFonts w:ascii="Calibri" w:eastAsia="Calibri" w:hAnsi="Calibri"/>
          </w:rPr>
          <w:commentReference w:id="72"/>
        </w:r>
      </w:ins>
      <w:commentRangeStart w:id="74"/>
      <w:ins w:id="75" w:author="Hammes-Schiffer, Sharon" w:date="2019-03-05T14:30:00Z">
        <w:r w:rsidR="009727E6">
          <w:rPr>
            <w:rFonts w:ascii="Helvetica" w:eastAsiaTheme="minorHAnsi" w:hAnsi="Helvetica"/>
            <w:highlight w:val="yellow"/>
          </w:rPr>
          <w:t>)</w:t>
        </w:r>
      </w:ins>
      <w:r w:rsidR="00FB00A6">
        <w:rPr>
          <w:rFonts w:ascii="Helvetica" w:eastAsiaTheme="minorHAnsi" w:hAnsi="Helvetica"/>
          <w:highlight w:val="yellow"/>
        </w:rPr>
        <w:t xml:space="preserve">. In this model, </w:t>
      </w:r>
      <w:r w:rsidR="00FB00A6" w:rsidRPr="00EA46D2">
        <w:rPr>
          <w:rFonts w:ascii="Helvetica" w:eastAsiaTheme="minorHAnsi" w:hAnsi="Helvetica"/>
          <w:highlight w:val="yellow"/>
        </w:rPr>
        <w:t>all proton transfers are individually thermodynamically favorable</w:t>
      </w:r>
      <w:r w:rsidR="00FB00A6" w:rsidRPr="00EA46D2" w:rsidDel="00FB00A6">
        <w:rPr>
          <w:rFonts w:ascii="Helvetica" w:eastAsiaTheme="minorHAnsi" w:hAnsi="Helvetica"/>
          <w:highlight w:val="yellow"/>
        </w:rPr>
        <w:t xml:space="preserve"> </w:t>
      </w:r>
      <w:r w:rsidRPr="00EA46D2">
        <w:rPr>
          <w:rFonts w:ascii="Helvetica" w:eastAsiaTheme="minorHAnsi" w:hAnsi="Helvetica"/>
          <w:highlight w:val="yellow"/>
        </w:rPr>
        <w:t>upon oxidation of the phenol, even those between two benzimidazole units (</w:t>
      </w:r>
      <w:commentRangeStart w:id="76"/>
      <w:r w:rsidRPr="00EA46D2">
        <w:rPr>
          <w:rFonts w:ascii="Helvetica" w:eastAsiaTheme="minorHAnsi" w:hAnsi="Helvetica"/>
          <w:highlight w:val="yellow"/>
        </w:rPr>
        <w:t xml:space="preserve">which are the least thermodynamically </w:t>
      </w:r>
      <w:r>
        <w:rPr>
          <w:rFonts w:ascii="Helvetica" w:eastAsiaTheme="minorHAnsi" w:hAnsi="Helvetica"/>
          <w:highlight w:val="yellow"/>
        </w:rPr>
        <w:t>favorable</w:t>
      </w:r>
      <w:commentRangeEnd w:id="76"/>
      <w:r w:rsidR="00623645">
        <w:rPr>
          <w:rStyle w:val="CommentReference"/>
          <w:rFonts w:ascii="Calibri" w:eastAsia="Calibri" w:hAnsi="Calibri"/>
        </w:rPr>
        <w:commentReference w:id="76"/>
      </w:r>
      <w:r>
        <w:rPr>
          <w:rFonts w:ascii="Helvetica" w:eastAsiaTheme="minorHAnsi" w:hAnsi="Helvetica"/>
          <w:highlight w:val="yellow"/>
        </w:rPr>
        <w:t>)</w:t>
      </w:r>
      <w:r w:rsidRPr="006F0E50">
        <w:rPr>
          <w:rFonts w:ascii="Helvetica" w:eastAsiaTheme="minorHAnsi" w:hAnsi="Helvetica"/>
          <w:highlight w:val="yellow"/>
        </w:rPr>
        <w:t xml:space="preserve">. </w:t>
      </w:r>
      <w:r>
        <w:rPr>
          <w:rFonts w:ascii="Helvetica" w:eastAsiaTheme="minorHAnsi" w:hAnsi="Helvetica"/>
          <w:highlight w:val="yellow"/>
        </w:rPr>
        <w:t>T</w:t>
      </w:r>
      <w:r w:rsidRPr="006F0E50">
        <w:rPr>
          <w:rFonts w:ascii="Helvetica" w:eastAsiaTheme="minorHAnsi" w:hAnsi="Helvetica"/>
          <w:highlight w:val="yellow"/>
        </w:rPr>
        <w:t>he first proton transfer</w:t>
      </w:r>
      <w:del w:id="77" w:author="Hammes-Schiffer, Sharon" w:date="2019-03-05T13:32:00Z">
        <w:r w:rsidRPr="006F0E50" w:rsidDel="00257C1D">
          <w:rPr>
            <w:rFonts w:ascii="Helvetica" w:eastAsiaTheme="minorHAnsi" w:hAnsi="Helvetica"/>
            <w:highlight w:val="yellow"/>
          </w:rPr>
          <w:delText>,</w:delText>
        </w:r>
      </w:del>
      <w:r>
        <w:rPr>
          <w:rFonts w:ascii="Helvetica" w:eastAsiaTheme="minorHAnsi" w:hAnsi="Helvetica"/>
          <w:highlight w:val="yellow"/>
        </w:rPr>
        <w:t xml:space="preserve"> </w:t>
      </w:r>
      <w:r w:rsidRPr="006F0E50">
        <w:rPr>
          <w:rFonts w:ascii="Helvetica" w:eastAsiaTheme="minorHAnsi" w:hAnsi="Helvetica"/>
          <w:highlight w:val="yellow"/>
        </w:rPr>
        <w:t xml:space="preserve">from the </w:t>
      </w:r>
      <w:proofErr w:type="spellStart"/>
      <w:r w:rsidRPr="006F0E50">
        <w:rPr>
          <w:rFonts w:ascii="Helvetica" w:eastAsiaTheme="minorHAnsi" w:hAnsi="Helvetica"/>
          <w:highlight w:val="yellow"/>
        </w:rPr>
        <w:t>pheno</w:t>
      </w:r>
      <w:r>
        <w:rPr>
          <w:rFonts w:ascii="Helvetica" w:eastAsiaTheme="minorHAnsi" w:hAnsi="Helvetica"/>
          <w:highlight w:val="yellow"/>
        </w:rPr>
        <w:t>xyl</w:t>
      </w:r>
      <w:proofErr w:type="spellEnd"/>
      <w:r>
        <w:rPr>
          <w:rFonts w:ascii="Helvetica" w:eastAsiaTheme="minorHAnsi" w:hAnsi="Helvetica"/>
          <w:highlight w:val="yellow"/>
        </w:rPr>
        <w:t xml:space="preserve"> radical cation</w:t>
      </w:r>
      <w:r w:rsidRPr="006F0E50">
        <w:rPr>
          <w:rFonts w:ascii="Helvetica" w:eastAsiaTheme="minorHAnsi" w:hAnsi="Helvetica"/>
          <w:highlight w:val="yellow"/>
        </w:rPr>
        <w:t xml:space="preserve"> to the </w:t>
      </w:r>
      <w:r>
        <w:rPr>
          <w:rFonts w:ascii="Helvetica" w:eastAsiaTheme="minorHAnsi" w:hAnsi="Helvetica"/>
          <w:highlight w:val="yellow"/>
        </w:rPr>
        <w:t>proximal benz</w:t>
      </w:r>
      <w:r w:rsidRPr="006F0E50">
        <w:rPr>
          <w:rFonts w:ascii="Helvetica" w:eastAsiaTheme="minorHAnsi" w:hAnsi="Helvetica"/>
          <w:highlight w:val="yellow"/>
        </w:rPr>
        <w:t>imidazol</w:t>
      </w:r>
      <w:r>
        <w:rPr>
          <w:rFonts w:ascii="Helvetica" w:eastAsiaTheme="minorHAnsi" w:hAnsi="Helvetica"/>
          <w:highlight w:val="yellow"/>
        </w:rPr>
        <w:t>e</w:t>
      </w:r>
      <w:r w:rsidRPr="006F0E50">
        <w:rPr>
          <w:rFonts w:ascii="Helvetica" w:eastAsiaTheme="minorHAnsi" w:hAnsi="Helvetica"/>
          <w:highlight w:val="yellow"/>
        </w:rPr>
        <w:t xml:space="preserve"> </w:t>
      </w:r>
      <w:r>
        <w:rPr>
          <w:rFonts w:ascii="Helvetica" w:eastAsiaTheme="minorHAnsi" w:hAnsi="Helvetica"/>
          <w:highlight w:val="yellow"/>
        </w:rPr>
        <w:t>is the most favorable in each case (</w:t>
      </w:r>
      <w:r w:rsidRPr="007A3CD5">
        <w:rPr>
          <w:rFonts w:ascii="Helvetica" w:eastAsiaTheme="minorHAnsi" w:hAnsi="Helvetica"/>
          <w:highlight w:val="yellow"/>
        </w:rPr>
        <w:t>––––</w:t>
      </w:r>
      <w:r>
        <w:rPr>
          <w:rFonts w:ascii="Helvetica" w:eastAsiaTheme="minorHAnsi" w:hAnsi="Helvetica"/>
          <w:highlight w:val="yellow"/>
        </w:rPr>
        <w:t xml:space="preserve"> to </w:t>
      </w:r>
      <w:r w:rsidRPr="007A3CD5">
        <w:rPr>
          <w:rFonts w:ascii="Helvetica" w:eastAsiaTheme="minorHAnsi" w:hAnsi="Helvetica"/>
          <w:highlight w:val="yellow"/>
        </w:rPr>
        <w:t xml:space="preserve">– </w:t>
      </w:r>
      <w:r w:rsidRPr="007A3CD5">
        <w:rPr>
          <w:rFonts w:ascii="Helvetica" w:eastAsiaTheme="minorHAnsi" w:hAnsi="Helvetica"/>
          <w:sz w:val="20"/>
          <w:szCs w:val="20"/>
          <w:highlight w:val="yellow"/>
        </w:rPr>
        <w:t>•</w:t>
      </w:r>
      <w:r w:rsidRPr="007A3CD5">
        <w:rPr>
          <w:rFonts w:ascii="Helvetica" w:eastAsiaTheme="minorHAnsi" w:hAnsi="Helvetica"/>
          <w:highlight w:val="yellow"/>
        </w:rPr>
        <w:t xml:space="preserve"> – </w:t>
      </w:r>
      <w:r>
        <w:rPr>
          <w:rFonts w:ascii="Helvetica" w:eastAsiaTheme="minorHAnsi" w:hAnsi="Helvetica"/>
          <w:highlight w:val="yellow"/>
        </w:rPr>
        <w:t xml:space="preserve">) and is </w:t>
      </w:r>
      <w:del w:id="78" w:author="Hammes-Schiffer, Sharon" w:date="2019-03-05T13:33:00Z">
        <w:r w:rsidDel="00257C1D">
          <w:rPr>
            <w:rFonts w:ascii="Helvetica" w:eastAsiaTheme="minorHAnsi" w:hAnsi="Helvetica"/>
            <w:highlight w:val="yellow"/>
          </w:rPr>
          <w:delText xml:space="preserve">addressed </w:delText>
        </w:r>
      </w:del>
      <w:ins w:id="79" w:author="Hammes-Schiffer, Sharon" w:date="2019-03-05T13:33:00Z">
        <w:r w:rsidR="00257C1D">
          <w:rPr>
            <w:rFonts w:ascii="Helvetica" w:eastAsiaTheme="minorHAnsi" w:hAnsi="Helvetica"/>
            <w:highlight w:val="yellow"/>
          </w:rPr>
          <w:t xml:space="preserve">quantified </w:t>
        </w:r>
      </w:ins>
      <w:r>
        <w:rPr>
          <w:rFonts w:ascii="Helvetica" w:eastAsiaTheme="minorHAnsi" w:hAnsi="Helvetica"/>
          <w:highlight w:val="yellow"/>
        </w:rPr>
        <w:t xml:space="preserve">only by </w:t>
      </w:r>
      <w:r w:rsidRPr="00E23DE9">
        <w:rPr>
          <w:rFonts w:ascii="Helvetica" w:eastAsiaTheme="minorHAnsi" w:hAnsi="Helvetica"/>
          <w:highlight w:val="yellow"/>
        </w:rPr>
        <w:t>DF</w:t>
      </w:r>
      <w:r w:rsidR="00E23DE9" w:rsidRPr="003B3D64">
        <w:rPr>
          <w:rFonts w:ascii="Helvetica" w:eastAsiaTheme="minorHAnsi" w:hAnsi="Helvetica"/>
          <w:highlight w:val="yellow"/>
        </w:rPr>
        <w:t xml:space="preserve">T, </w:t>
      </w:r>
      <w:r w:rsidRPr="003B3D64">
        <w:rPr>
          <w:rFonts w:ascii="Helvetica" w:eastAsiaTheme="minorHAnsi" w:hAnsi="Helvetica"/>
          <w:highlight w:val="yellow"/>
        </w:rPr>
        <w:t xml:space="preserve">because </w:t>
      </w:r>
      <w:r w:rsidRPr="003B3D64">
        <w:rPr>
          <w:rFonts w:ascii="Helvetica" w:eastAsiaTheme="minorHAnsi" w:hAnsi="Helvetica"/>
          <w:i/>
          <w:highlight w:val="yellow"/>
        </w:rPr>
        <w:t>E</w:t>
      </w:r>
      <w:r w:rsidRPr="003B3D64">
        <w:rPr>
          <w:rFonts w:ascii="Helvetica" w:eastAsiaTheme="minorHAnsi" w:hAnsi="Helvetica"/>
          <w:highlight w:val="yellow"/>
          <w:vertAlign w:val="subscript"/>
        </w:rPr>
        <w:t xml:space="preserve">1/2 </w:t>
      </w:r>
      <w:r w:rsidRPr="003B3D64">
        <w:rPr>
          <w:rFonts w:ascii="Helvetica" w:eastAsiaTheme="minorHAnsi" w:hAnsi="Helvetica"/>
          <w:highlight w:val="yellow"/>
        </w:rPr>
        <w:t>for oxidation of phenol</w:t>
      </w:r>
      <w:r w:rsidR="006F066D" w:rsidRPr="003B3D64">
        <w:rPr>
          <w:rFonts w:ascii="Helvetica" w:eastAsiaTheme="minorHAnsi" w:hAnsi="Helvetica"/>
          <w:highlight w:val="yellow"/>
        </w:rPr>
        <w:t>s</w:t>
      </w:r>
      <w:r w:rsidRPr="003B3D64">
        <w:rPr>
          <w:rFonts w:ascii="Helvetica" w:eastAsiaTheme="minorHAnsi" w:hAnsi="Helvetica"/>
          <w:highlight w:val="yellow"/>
        </w:rPr>
        <w:t xml:space="preserve"> without </w:t>
      </w:r>
      <w:r w:rsidR="006F066D" w:rsidRPr="003B3D64">
        <w:rPr>
          <w:rFonts w:ascii="Helvetica" w:eastAsiaTheme="minorHAnsi" w:hAnsi="Helvetica"/>
          <w:highlight w:val="yellow"/>
        </w:rPr>
        <w:t>appended bases are typically</w:t>
      </w:r>
      <w:r w:rsidRPr="003B3D64">
        <w:rPr>
          <w:rFonts w:ascii="Helvetica" w:eastAsiaTheme="minorHAnsi" w:hAnsi="Helvetica"/>
          <w:highlight w:val="yellow"/>
        </w:rPr>
        <w:t xml:space="preserve"> </w:t>
      </w:r>
      <w:r w:rsidRPr="00E23DE9">
        <w:rPr>
          <w:rFonts w:ascii="Helvetica" w:eastAsiaTheme="minorHAnsi" w:hAnsi="Helvetica"/>
          <w:highlight w:val="yellow"/>
        </w:rPr>
        <w:t>irreversible and therefore poorly defined</w:t>
      </w:r>
      <w:r>
        <w:rPr>
          <w:rFonts w:ascii="Helvetica" w:eastAsiaTheme="minorHAnsi" w:hAnsi="Helvetica"/>
          <w:highlight w:val="yellow"/>
        </w:rPr>
        <w:t>.</w:t>
      </w:r>
      <w:r w:rsidR="006F066D">
        <w:rPr>
          <w:rFonts w:ascii="Helvetica" w:eastAsiaTheme="minorHAnsi" w:hAnsi="Helvetica"/>
          <w:highlight w:val="yellow"/>
        </w:rPr>
        <w:t>(ref Richards)</w:t>
      </w:r>
      <w:r>
        <w:rPr>
          <w:rFonts w:ascii="Helvetica" w:eastAsiaTheme="minorHAnsi" w:hAnsi="Helvetica"/>
          <w:highlight w:val="yellow"/>
        </w:rPr>
        <w:t xml:space="preserve"> </w:t>
      </w:r>
      <w:commentRangeEnd w:id="74"/>
      <w:r w:rsidR="00DB6CD2">
        <w:rPr>
          <w:rStyle w:val="CommentReference"/>
          <w:rFonts w:ascii="Calibri" w:eastAsia="Calibri" w:hAnsi="Calibri"/>
        </w:rPr>
        <w:commentReference w:id="74"/>
      </w:r>
      <w:r>
        <w:rPr>
          <w:rFonts w:ascii="Helvetica" w:eastAsiaTheme="minorHAnsi" w:hAnsi="Helvetica"/>
          <w:highlight w:val="yellow"/>
        </w:rPr>
        <w:t xml:space="preserve">The difference between the theoretical </w:t>
      </w:r>
      <w:r w:rsidRPr="00FF5B19">
        <w:rPr>
          <w:rFonts w:ascii="Helvetica" w:eastAsiaTheme="minorHAnsi" w:hAnsi="Helvetica"/>
          <w:i/>
          <w:highlight w:val="yellow"/>
        </w:rPr>
        <w:t>E</w:t>
      </w:r>
      <w:r w:rsidRPr="00956FA2">
        <w:rPr>
          <w:rFonts w:ascii="Helvetica" w:eastAsiaTheme="minorHAnsi" w:hAnsi="Helvetica"/>
          <w:highlight w:val="yellow"/>
          <w:vertAlign w:val="subscript"/>
        </w:rPr>
        <w:t xml:space="preserve">1/2 </w:t>
      </w:r>
      <w:r>
        <w:rPr>
          <w:rFonts w:ascii="Helvetica" w:eastAsiaTheme="minorHAnsi" w:hAnsi="Helvetica"/>
          <w:highlight w:val="yellow"/>
        </w:rPr>
        <w:t xml:space="preserve">for the </w:t>
      </w:r>
      <w:proofErr w:type="spellStart"/>
      <w:r>
        <w:rPr>
          <w:rFonts w:ascii="Helvetica" w:eastAsiaTheme="minorHAnsi" w:hAnsi="Helvetica"/>
          <w:highlight w:val="yellow"/>
        </w:rPr>
        <w:t>phenoxyl</w:t>
      </w:r>
      <w:proofErr w:type="spellEnd"/>
      <w:r>
        <w:rPr>
          <w:rFonts w:ascii="Helvetica" w:eastAsiaTheme="minorHAnsi" w:hAnsi="Helvetica"/>
          <w:highlight w:val="yellow"/>
        </w:rPr>
        <w:t xml:space="preserve"> radical cation/phenol couple (E0PT) and the </w:t>
      </w:r>
      <w:r w:rsidRPr="00FF5B19">
        <w:rPr>
          <w:rFonts w:ascii="Helvetica" w:eastAsiaTheme="minorHAnsi" w:hAnsi="Helvetica"/>
          <w:i/>
          <w:highlight w:val="yellow"/>
        </w:rPr>
        <w:t>E</w:t>
      </w:r>
      <w:r w:rsidRPr="00956FA2">
        <w:rPr>
          <w:rFonts w:ascii="Helvetica" w:eastAsiaTheme="minorHAnsi" w:hAnsi="Helvetica"/>
          <w:highlight w:val="yellow"/>
          <w:vertAlign w:val="subscript"/>
        </w:rPr>
        <w:t xml:space="preserve">1/2 </w:t>
      </w:r>
      <w:r>
        <w:rPr>
          <w:rFonts w:ascii="Helvetica" w:eastAsiaTheme="minorHAnsi" w:hAnsi="Helvetica"/>
          <w:highlight w:val="yellow"/>
        </w:rPr>
        <w:t xml:space="preserve">value for the </w:t>
      </w:r>
      <w:r w:rsidRPr="00956FA2">
        <w:rPr>
          <w:rFonts w:ascii="Helvetica" w:eastAsiaTheme="minorHAnsi" w:hAnsi="Helvetica"/>
          <w:b/>
          <w:highlight w:val="yellow"/>
        </w:rPr>
        <w:t>1’</w:t>
      </w:r>
      <w:r>
        <w:rPr>
          <w:rFonts w:ascii="Helvetica" w:eastAsiaTheme="minorHAnsi" w:hAnsi="Helvetica"/>
          <w:highlight w:val="yellow"/>
        </w:rPr>
        <w:t>/</w:t>
      </w:r>
      <w:r w:rsidRPr="00956FA2">
        <w:rPr>
          <w:rFonts w:ascii="Helvetica" w:eastAsiaTheme="minorHAnsi" w:hAnsi="Helvetica"/>
          <w:b/>
          <w:highlight w:val="yellow"/>
        </w:rPr>
        <w:t>1</w:t>
      </w:r>
      <w:r>
        <w:rPr>
          <w:rFonts w:ascii="Helvetica" w:eastAsiaTheme="minorHAnsi" w:hAnsi="Helvetica"/>
          <w:highlight w:val="yellow"/>
        </w:rPr>
        <w:t xml:space="preserve"> couple (E1PT) is attributed to the </w:t>
      </w:r>
      <w:del w:id="80" w:author="Hammes-Schiffer, Sharon" w:date="2019-03-05T13:34:00Z">
        <w:r w:rsidR="00A75142" w:rsidDel="00257C1D">
          <w:rPr>
            <w:rFonts w:ascii="Helvetica" w:eastAsiaTheme="minorHAnsi" w:hAnsi="Helvetica"/>
            <w:highlight w:val="yellow"/>
          </w:rPr>
          <w:delText xml:space="preserve">energetically </w:delText>
        </w:r>
      </w:del>
      <w:ins w:id="81" w:author="Hammes-Schiffer, Sharon" w:date="2019-03-05T13:34:00Z">
        <w:r w:rsidR="00257C1D">
          <w:rPr>
            <w:rFonts w:ascii="Helvetica" w:eastAsiaTheme="minorHAnsi" w:hAnsi="Helvetica"/>
            <w:highlight w:val="yellow"/>
          </w:rPr>
          <w:t xml:space="preserve">thermodynamically </w:t>
        </w:r>
      </w:ins>
      <w:r w:rsidR="00A75142">
        <w:rPr>
          <w:rFonts w:ascii="Helvetica" w:eastAsiaTheme="minorHAnsi" w:hAnsi="Helvetica"/>
          <w:highlight w:val="yellow"/>
        </w:rPr>
        <w:t xml:space="preserve">downhill </w:t>
      </w:r>
      <w:r>
        <w:rPr>
          <w:rFonts w:ascii="Helvetica" w:eastAsiaTheme="minorHAnsi" w:hAnsi="Helvetica"/>
          <w:highlight w:val="yellow"/>
        </w:rPr>
        <w:t xml:space="preserve">proton transfer; it qualitatively agrees with estimates of </w:t>
      </w:r>
      <w:r w:rsidRPr="00956FA2">
        <w:rPr>
          <w:rFonts w:ascii="Symbol" w:eastAsiaTheme="minorHAnsi" w:hAnsi="Symbol"/>
          <w:highlight w:val="yellow"/>
        </w:rPr>
        <w:t></w:t>
      </w:r>
      <w:proofErr w:type="spellStart"/>
      <w:r>
        <w:rPr>
          <w:rFonts w:ascii="Helvetica" w:eastAsiaTheme="minorHAnsi" w:hAnsi="Helvetica"/>
          <w:highlight w:val="yellow"/>
        </w:rPr>
        <w:t>p</w:t>
      </w:r>
      <w:r w:rsidRPr="00B16108">
        <w:rPr>
          <w:rFonts w:ascii="Helvetica" w:eastAsiaTheme="minorHAnsi" w:hAnsi="Helvetica"/>
          <w:i/>
          <w:highlight w:val="yellow"/>
        </w:rPr>
        <w:t>K</w:t>
      </w:r>
      <w:r w:rsidRPr="00956FA2">
        <w:rPr>
          <w:rFonts w:ascii="Helvetica" w:eastAsiaTheme="minorHAnsi" w:hAnsi="Helvetica"/>
          <w:highlight w:val="yellow"/>
          <w:vertAlign w:val="subscript"/>
        </w:rPr>
        <w:t>a</w:t>
      </w:r>
      <w:proofErr w:type="spellEnd"/>
      <w:r>
        <w:rPr>
          <w:rFonts w:ascii="Helvetica" w:eastAsiaTheme="minorHAnsi" w:hAnsi="Helvetica"/>
          <w:highlight w:val="yellow"/>
        </w:rPr>
        <w:t xml:space="preserve"> between the </w:t>
      </w:r>
      <w:proofErr w:type="spellStart"/>
      <w:r>
        <w:rPr>
          <w:rFonts w:ascii="Helvetica" w:eastAsiaTheme="minorHAnsi" w:hAnsi="Helvetica"/>
          <w:highlight w:val="yellow"/>
        </w:rPr>
        <w:t>phenoxyl</w:t>
      </w:r>
      <w:proofErr w:type="spellEnd"/>
      <w:r>
        <w:rPr>
          <w:rFonts w:ascii="Helvetica" w:eastAsiaTheme="minorHAnsi" w:hAnsi="Helvetica"/>
          <w:highlight w:val="yellow"/>
        </w:rPr>
        <w:t xml:space="preserve"> radical cation and the benzimidazolium ion in CH</w:t>
      </w:r>
      <w:r w:rsidRPr="00D7490B">
        <w:rPr>
          <w:rFonts w:ascii="Helvetica" w:eastAsiaTheme="minorHAnsi" w:hAnsi="Helvetica"/>
          <w:highlight w:val="yellow"/>
          <w:vertAlign w:val="subscript"/>
        </w:rPr>
        <w:t>2</w:t>
      </w:r>
      <w:r>
        <w:rPr>
          <w:rFonts w:ascii="Helvetica" w:eastAsiaTheme="minorHAnsi" w:hAnsi="Helvetica"/>
          <w:highlight w:val="yellow"/>
        </w:rPr>
        <w:t>Cl</w:t>
      </w:r>
      <w:r w:rsidRPr="00D7490B">
        <w:rPr>
          <w:rFonts w:ascii="Helvetica" w:eastAsiaTheme="minorHAnsi" w:hAnsi="Helvetica"/>
          <w:highlight w:val="yellow"/>
          <w:vertAlign w:val="subscript"/>
        </w:rPr>
        <w:t>2</w:t>
      </w:r>
      <w:r>
        <w:rPr>
          <w:rFonts w:ascii="Helvetica" w:eastAsiaTheme="minorHAnsi" w:hAnsi="Helvetica"/>
          <w:highlight w:val="yellow"/>
        </w:rPr>
        <w:t>. T</w:t>
      </w:r>
      <w:r w:rsidRPr="006F0E50">
        <w:rPr>
          <w:rFonts w:ascii="Helvetica" w:eastAsiaTheme="minorHAnsi" w:hAnsi="Helvetica"/>
          <w:highlight w:val="yellow"/>
        </w:rPr>
        <w:t xml:space="preserve">he </w:t>
      </w:r>
      <w:r w:rsidRPr="006178B8">
        <w:rPr>
          <w:rFonts w:ascii="Helvetica" w:eastAsiaTheme="minorHAnsi" w:hAnsi="Helvetica"/>
          <w:highlight w:val="yellow"/>
        </w:rPr>
        <w:t xml:space="preserve">final proton transfer </w:t>
      </w:r>
      <w:r>
        <w:rPr>
          <w:rFonts w:ascii="Helvetica" w:eastAsiaTheme="minorHAnsi" w:hAnsi="Helvetica"/>
          <w:highlight w:val="yellow"/>
        </w:rPr>
        <w:t>yielding the protonated imine</w:t>
      </w:r>
      <w:r w:rsidRPr="006F0E50">
        <w:rPr>
          <w:rFonts w:ascii="Helvetica" w:eastAsiaTheme="minorHAnsi" w:hAnsi="Helvetica"/>
          <w:highlight w:val="yellow"/>
        </w:rPr>
        <w:t xml:space="preserve"> is </w:t>
      </w:r>
      <w:r>
        <w:rPr>
          <w:rFonts w:ascii="Helvetica" w:eastAsiaTheme="minorHAnsi" w:hAnsi="Helvetica"/>
          <w:highlight w:val="yellow"/>
        </w:rPr>
        <w:t>less</w:t>
      </w:r>
      <w:r w:rsidRPr="006F0E50">
        <w:rPr>
          <w:rFonts w:ascii="Helvetica" w:eastAsiaTheme="minorHAnsi" w:hAnsi="Helvetica"/>
          <w:highlight w:val="yellow"/>
        </w:rPr>
        <w:t xml:space="preserve"> thermodynamically favorable</w:t>
      </w:r>
      <w:ins w:id="82" w:author="Hammes-Schiffer, Sharon" w:date="2019-03-05T13:35:00Z">
        <w:r w:rsidR="00257C1D">
          <w:rPr>
            <w:rFonts w:ascii="Helvetica" w:eastAsiaTheme="minorHAnsi" w:hAnsi="Helvetica"/>
            <w:highlight w:val="yellow"/>
          </w:rPr>
          <w:t>,</w:t>
        </w:r>
      </w:ins>
      <w:r>
        <w:rPr>
          <w:rFonts w:ascii="Helvetica" w:eastAsiaTheme="minorHAnsi" w:hAnsi="Helvetica"/>
          <w:highlight w:val="yellow"/>
        </w:rPr>
        <w:t xml:space="preserve"> </w:t>
      </w:r>
      <w:r w:rsidRPr="006F0E50">
        <w:rPr>
          <w:rFonts w:ascii="Helvetica" w:eastAsiaTheme="minorHAnsi" w:hAnsi="Helvetica"/>
          <w:highlight w:val="yellow"/>
        </w:rPr>
        <w:t xml:space="preserve">as expected by the </w:t>
      </w:r>
      <w:r>
        <w:rPr>
          <w:rFonts w:ascii="Helvetica" w:eastAsiaTheme="minorHAnsi" w:hAnsi="Helvetica"/>
          <w:highlight w:val="yellow"/>
        </w:rPr>
        <w:t>lower</w:t>
      </w:r>
      <w:r w:rsidRPr="006F0E50">
        <w:rPr>
          <w:rFonts w:ascii="Helvetica" w:eastAsiaTheme="minorHAnsi" w:hAnsi="Helvetica"/>
          <w:highlight w:val="yellow"/>
        </w:rPr>
        <w:t xml:space="preserve"> </w:t>
      </w:r>
      <w:r w:rsidRPr="000559DF">
        <w:rPr>
          <w:rFonts w:ascii="Symbol" w:eastAsiaTheme="minorHAnsi" w:hAnsi="Symbol"/>
          <w:highlight w:val="yellow"/>
        </w:rPr>
        <w:t></w:t>
      </w:r>
      <w:proofErr w:type="spellStart"/>
      <w:r w:rsidRPr="006F0E50">
        <w:rPr>
          <w:rFonts w:ascii="Helvetica" w:eastAsiaTheme="minorHAnsi" w:hAnsi="Helvetica"/>
          <w:highlight w:val="yellow"/>
        </w:rPr>
        <w:t>p</w:t>
      </w:r>
      <w:r w:rsidRPr="006F0E50">
        <w:rPr>
          <w:rFonts w:ascii="Helvetica" w:eastAsiaTheme="minorHAnsi" w:hAnsi="Helvetica"/>
          <w:i/>
          <w:highlight w:val="yellow"/>
        </w:rPr>
        <w:t>K</w:t>
      </w:r>
      <w:r w:rsidRPr="006F0E50">
        <w:rPr>
          <w:rFonts w:ascii="Helvetica" w:eastAsiaTheme="minorHAnsi" w:hAnsi="Helvetica"/>
          <w:highlight w:val="yellow"/>
          <w:vertAlign w:val="subscript"/>
        </w:rPr>
        <w:t>a</w:t>
      </w:r>
      <w:proofErr w:type="spellEnd"/>
      <w:r w:rsidRPr="006F0E50">
        <w:rPr>
          <w:rFonts w:ascii="Helvetica" w:eastAsiaTheme="minorHAnsi" w:hAnsi="Helvetica"/>
          <w:highlight w:val="yellow"/>
        </w:rPr>
        <w:t xml:space="preserve"> </w:t>
      </w:r>
      <w:r>
        <w:rPr>
          <w:rFonts w:ascii="Helvetica" w:eastAsiaTheme="minorHAnsi" w:hAnsi="Helvetica"/>
          <w:highlight w:val="yellow"/>
        </w:rPr>
        <w:t xml:space="preserve">for this step compared to that of the first step. </w:t>
      </w:r>
      <w:del w:id="83" w:author="Hammes-Schiffer, Sharon" w:date="2019-03-05T13:36:00Z">
        <w:r w:rsidRPr="006243CF" w:rsidDel="00257C1D">
          <w:rPr>
            <w:rFonts w:ascii="Helvetica" w:eastAsiaTheme="minorHAnsi" w:hAnsi="Helvetica"/>
            <w:highlight w:val="yellow"/>
          </w:rPr>
          <w:delText xml:space="preserve">Our </w:delText>
        </w:r>
      </w:del>
      <w:ins w:id="84" w:author="Hammes-Schiffer, Sharon" w:date="2019-03-05T13:36:00Z">
        <w:r w:rsidR="00257C1D">
          <w:rPr>
            <w:rFonts w:ascii="Helvetica" w:eastAsiaTheme="minorHAnsi" w:hAnsi="Helvetica"/>
            <w:highlight w:val="yellow"/>
          </w:rPr>
          <w:t>This</w:t>
        </w:r>
        <w:r w:rsidR="00257C1D" w:rsidRPr="006243CF">
          <w:rPr>
            <w:rFonts w:ascii="Helvetica" w:eastAsiaTheme="minorHAnsi" w:hAnsi="Helvetica"/>
            <w:highlight w:val="yellow"/>
          </w:rPr>
          <w:t xml:space="preserve"> </w:t>
        </w:r>
      </w:ins>
      <w:del w:id="85" w:author="Hammes-Schiffer, Sharon" w:date="2019-03-05T14:44:00Z">
        <w:r w:rsidRPr="006243CF" w:rsidDel="0058368B">
          <w:rPr>
            <w:rFonts w:ascii="Helvetica" w:eastAsiaTheme="minorHAnsi" w:hAnsi="Helvetica"/>
            <w:highlight w:val="yellow"/>
          </w:rPr>
          <w:delText xml:space="preserve">thermodynamic </w:delText>
        </w:r>
      </w:del>
      <w:del w:id="86" w:author="Hammes-Schiffer, Sharon" w:date="2019-03-05T13:36:00Z">
        <w:r w:rsidRPr="006243CF" w:rsidDel="00257C1D">
          <w:rPr>
            <w:rFonts w:ascii="Helvetica" w:eastAsiaTheme="minorHAnsi" w:hAnsi="Helvetica"/>
            <w:highlight w:val="yellow"/>
          </w:rPr>
          <w:delText xml:space="preserve">treatment </w:delText>
        </w:r>
        <w:r w:rsidDel="00257C1D">
          <w:rPr>
            <w:rFonts w:ascii="Helvetica" w:eastAsiaTheme="minorHAnsi" w:hAnsi="Helvetica"/>
            <w:highlight w:val="yellow"/>
          </w:rPr>
          <w:delText>using explicit</w:delText>
        </w:r>
      </w:del>
      <w:ins w:id="87" w:author="Hammes-Schiffer, Sharon" w:date="2019-03-05T13:36:00Z">
        <w:r w:rsidR="00257C1D">
          <w:rPr>
            <w:rFonts w:ascii="Helvetica" w:eastAsiaTheme="minorHAnsi" w:hAnsi="Helvetica"/>
            <w:highlight w:val="yellow"/>
          </w:rPr>
          <w:t>analysis of the</w:t>
        </w:r>
      </w:ins>
      <w:r>
        <w:rPr>
          <w:rFonts w:ascii="Helvetica" w:eastAsiaTheme="minorHAnsi" w:hAnsi="Helvetica"/>
          <w:highlight w:val="yellow"/>
        </w:rPr>
        <w:t xml:space="preserve"> elementary processes </w:t>
      </w:r>
      <w:ins w:id="88" w:author="Hammes-Schiffer, Sharon" w:date="2019-03-05T14:44:00Z">
        <w:r w:rsidR="0058368B">
          <w:rPr>
            <w:rFonts w:ascii="Helvetica" w:eastAsiaTheme="minorHAnsi" w:hAnsi="Helvetica"/>
            <w:highlight w:val="yellow"/>
          </w:rPr>
          <w:t xml:space="preserve">within a thermodynamic cycle </w:t>
        </w:r>
      </w:ins>
      <w:r w:rsidRPr="006243CF">
        <w:rPr>
          <w:rFonts w:ascii="Helvetica" w:eastAsiaTheme="minorHAnsi" w:hAnsi="Helvetica"/>
          <w:highlight w:val="yellow"/>
        </w:rPr>
        <w:t xml:space="preserve">is not intended </w:t>
      </w:r>
      <w:r w:rsidRPr="006243CF">
        <w:rPr>
          <w:rFonts w:ascii="Helvetica" w:eastAsiaTheme="minorHAnsi" w:hAnsi="Helvetica"/>
          <w:highlight w:val="yellow"/>
        </w:rPr>
        <w:lastRenderedPageBreak/>
        <w:t xml:space="preserve">to </w:t>
      </w:r>
      <w:r>
        <w:rPr>
          <w:rFonts w:ascii="Helvetica" w:eastAsiaTheme="minorHAnsi" w:hAnsi="Helvetica"/>
          <w:highlight w:val="yellow"/>
        </w:rPr>
        <w:t>suggest a stepwise mechanism for</w:t>
      </w:r>
      <w:r w:rsidRPr="006243CF">
        <w:rPr>
          <w:rFonts w:ascii="Helvetica" w:eastAsiaTheme="minorHAnsi" w:hAnsi="Helvetica"/>
          <w:highlight w:val="yellow"/>
        </w:rPr>
        <w:t xml:space="preserve"> the </w:t>
      </w:r>
      <w:proofErr w:type="spellStart"/>
      <w:r>
        <w:rPr>
          <w:rFonts w:ascii="Helvetica" w:eastAsiaTheme="minorHAnsi" w:hAnsi="Helvetica"/>
          <w:highlight w:val="yellow"/>
        </w:rPr>
        <w:t>E</w:t>
      </w:r>
      <w:r w:rsidRPr="006243CF">
        <w:rPr>
          <w:rFonts w:ascii="Helvetica" w:eastAsiaTheme="minorHAnsi" w:hAnsi="Helvetica"/>
          <w:i/>
          <w:highlight w:val="yellow"/>
        </w:rPr>
        <w:t>n</w:t>
      </w:r>
      <w:r>
        <w:rPr>
          <w:rFonts w:ascii="Helvetica" w:eastAsiaTheme="minorHAnsi" w:hAnsi="Helvetica"/>
          <w:highlight w:val="yellow"/>
        </w:rPr>
        <w:t>PT</w:t>
      </w:r>
      <w:proofErr w:type="spellEnd"/>
      <w:r>
        <w:rPr>
          <w:rFonts w:ascii="Helvetica" w:eastAsiaTheme="minorHAnsi" w:hAnsi="Helvetica"/>
          <w:highlight w:val="yellow"/>
        </w:rPr>
        <w:t xml:space="preserve"> </w:t>
      </w:r>
      <w:commentRangeStart w:id="89"/>
      <w:r>
        <w:rPr>
          <w:rFonts w:ascii="Helvetica" w:eastAsiaTheme="minorHAnsi" w:hAnsi="Helvetica"/>
          <w:highlight w:val="yellow"/>
        </w:rPr>
        <w:t>process</w:t>
      </w:r>
      <w:commentRangeEnd w:id="89"/>
      <w:r>
        <w:rPr>
          <w:rStyle w:val="CommentReference"/>
          <w:rFonts w:ascii="Calibri" w:eastAsia="Calibri" w:hAnsi="Calibri"/>
        </w:rPr>
        <w:commentReference w:id="89"/>
      </w:r>
      <w:ins w:id="90" w:author="Hammes-Schiffer, Sharon" w:date="2019-03-05T13:36:00Z">
        <w:r w:rsidR="00257C1D">
          <w:rPr>
            <w:rFonts w:ascii="Helvetica" w:eastAsiaTheme="minorHAnsi" w:hAnsi="Helvetica"/>
            <w:highlight w:val="yellow"/>
          </w:rPr>
          <w:t xml:space="preserve"> </w:t>
        </w:r>
        <w:commentRangeStart w:id="91"/>
        <w:r w:rsidR="00257C1D">
          <w:rPr>
            <w:rFonts w:ascii="Helvetica" w:eastAsiaTheme="minorHAnsi" w:hAnsi="Helvetica"/>
            <w:highlight w:val="yellow"/>
          </w:rPr>
          <w:t>but rather provides insight into the relative contribution of each proton transfer to the</w:t>
        </w:r>
      </w:ins>
      <w:ins w:id="92" w:author="Hammes-Schiffer, Sharon" w:date="2019-03-05T13:37:00Z">
        <w:r w:rsidR="00623645">
          <w:rPr>
            <w:rFonts w:ascii="Helvetica" w:eastAsiaTheme="minorHAnsi" w:hAnsi="Helvetica"/>
            <w:highlight w:val="yellow"/>
          </w:rPr>
          <w:t xml:space="preserve"> overall</w:t>
        </w:r>
      </w:ins>
      <w:ins w:id="93" w:author="Hammes-Schiffer, Sharon" w:date="2019-03-05T13:36:00Z">
        <w:r w:rsidR="00257C1D">
          <w:rPr>
            <w:rFonts w:ascii="Helvetica" w:eastAsiaTheme="minorHAnsi" w:hAnsi="Helvetica"/>
            <w:highlight w:val="yellow"/>
          </w:rPr>
          <w:t xml:space="preserve"> redox potential</w:t>
        </w:r>
      </w:ins>
      <w:r>
        <w:rPr>
          <w:rFonts w:ascii="Helvetica" w:eastAsiaTheme="minorHAnsi" w:hAnsi="Helvetica"/>
          <w:highlight w:val="yellow"/>
        </w:rPr>
        <w:t>.</w:t>
      </w:r>
      <w:r w:rsidRPr="006243CF">
        <w:rPr>
          <w:rFonts w:ascii="Helvetica" w:eastAsiaTheme="minorHAnsi" w:hAnsi="Helvetica"/>
          <w:highlight w:val="yellow"/>
        </w:rPr>
        <w:t xml:space="preserve"> </w:t>
      </w:r>
      <w:commentRangeEnd w:id="91"/>
      <w:r w:rsidR="00623645">
        <w:rPr>
          <w:rStyle w:val="CommentReference"/>
          <w:rFonts w:ascii="Calibri" w:eastAsia="Calibri" w:hAnsi="Calibri"/>
        </w:rPr>
        <w:commentReference w:id="91"/>
      </w:r>
    </w:p>
    <w:p w14:paraId="69392252" w14:textId="3406FC38" w:rsidR="00A456F5" w:rsidRDefault="00A456F5" w:rsidP="00A456F5">
      <w:pPr>
        <w:spacing w:line="480" w:lineRule="auto"/>
        <w:jc w:val="both"/>
        <w:rPr>
          <w:rFonts w:ascii="Helvetica" w:hAnsi="Helvetica"/>
        </w:rPr>
      </w:pPr>
      <w:r w:rsidRPr="006F0E50">
        <w:rPr>
          <w:rFonts w:ascii="Helvetica" w:hAnsi="Helvetica"/>
        </w:rPr>
        <w:t xml:space="preserve">Infrared </w:t>
      </w:r>
      <w:proofErr w:type="spellStart"/>
      <w:r w:rsidRPr="006F0E50">
        <w:rPr>
          <w:rFonts w:ascii="Helvetica" w:hAnsi="Helvetica"/>
        </w:rPr>
        <w:t>spectroelectrochemical</w:t>
      </w:r>
      <w:proofErr w:type="spellEnd"/>
      <w:r w:rsidRPr="006F0E50">
        <w:rPr>
          <w:rFonts w:ascii="Helvetica" w:hAnsi="Helvetica"/>
        </w:rPr>
        <w:t xml:space="preserve"> (IRSEC) measurements were carried out to examine the changes in the IR spectra of compounds</w:t>
      </w:r>
      <w:r w:rsidRPr="006F0E50">
        <w:rPr>
          <w:rFonts w:ascii="Helvetica" w:hAnsi="Helvetica"/>
          <w:b/>
        </w:rPr>
        <w:t xml:space="preserve"> 1</w:t>
      </w:r>
      <w:r w:rsidRPr="006F0E50">
        <w:rPr>
          <w:rFonts w:ascii="Helvetica" w:hAnsi="Helvetica"/>
        </w:rPr>
        <w:t>–</w:t>
      </w:r>
      <w:r w:rsidRPr="006F0E50">
        <w:rPr>
          <w:rFonts w:ascii="Helvetica" w:hAnsi="Helvetica"/>
          <w:b/>
        </w:rPr>
        <w:t>4</w:t>
      </w:r>
      <w:r w:rsidRPr="006F0E50">
        <w:rPr>
          <w:rFonts w:ascii="Helvetica" w:hAnsi="Helvetica"/>
        </w:rPr>
        <w:t>, which can clearly</w:t>
      </w:r>
      <w:r w:rsidRPr="006F0E50">
        <w:rPr>
          <w:rFonts w:ascii="Helvetica" w:hAnsi="Helvetica"/>
          <w:b/>
        </w:rPr>
        <w:t xml:space="preserve"> </w:t>
      </w:r>
      <w:r w:rsidRPr="006F0E50">
        <w:rPr>
          <w:rFonts w:ascii="Helvetica" w:hAnsi="Helvetica"/>
        </w:rPr>
        <w:t xml:space="preserve">distinguish </w:t>
      </w:r>
      <w:r w:rsidRPr="00246D1F">
        <w:rPr>
          <w:rFonts w:ascii="Helvetica" w:hAnsi="Helvetica"/>
        </w:rPr>
        <w:t>the site of protonation upon oxidation</w:t>
      </w:r>
      <w:r w:rsidRPr="006F0E50">
        <w:rPr>
          <w:rFonts w:ascii="Helvetica" w:hAnsi="Helvetica"/>
        </w:rPr>
        <w:t xml:space="preserve"> of the phenol. In the case of </w:t>
      </w:r>
      <w:r w:rsidRPr="006F0E50">
        <w:rPr>
          <w:rFonts w:ascii="Helvetica" w:hAnsi="Helvetica"/>
          <w:b/>
        </w:rPr>
        <w:t>1</w:t>
      </w:r>
      <w:r w:rsidRPr="006F0E50">
        <w:rPr>
          <w:rFonts w:ascii="Helvetica" w:hAnsi="Helvetica"/>
        </w:rPr>
        <w:t>, the appearance of the band at 1556 cm</w:t>
      </w:r>
      <w:r w:rsidRPr="006F0E50">
        <w:rPr>
          <w:rFonts w:ascii="Helvetica" w:hAnsi="Helvetica"/>
          <w:vertAlign w:val="superscript"/>
        </w:rPr>
        <w:t>-1</w:t>
      </w:r>
      <w:r w:rsidRPr="006F0E50">
        <w:rPr>
          <w:rFonts w:ascii="Helvetica" w:hAnsi="Helvetica"/>
        </w:rPr>
        <w:t xml:space="preserve"> indicates the formation of the benzimidazolium ion (</w:t>
      </w:r>
      <w:r w:rsidRPr="006F0E50">
        <w:rPr>
          <w:rFonts w:ascii="Helvetica" w:hAnsi="Helvetica"/>
          <w:b/>
        </w:rPr>
        <w:t>1’</w:t>
      </w:r>
      <w:r w:rsidRPr="006F0E50">
        <w:rPr>
          <w:rFonts w:ascii="Helvetica" w:hAnsi="Helvetica"/>
        </w:rPr>
        <w:t>, Fig. 1), signaling the occurrence of an E1PT process</w:t>
      </w:r>
      <w:ins w:id="94" w:author="Hammes-Schiffer, Sharon" w:date="2019-03-05T13:39:00Z">
        <w:r w:rsidR="00C64864">
          <w:rPr>
            <w:rFonts w:ascii="Helvetica" w:hAnsi="Helvetica"/>
          </w:rPr>
          <w:t xml:space="preserve"> </w:t>
        </w:r>
      </w:ins>
      <w:r>
        <w:rPr>
          <w:rFonts w:ascii="Helvetica" w:hAnsi="Helvetica"/>
        </w:rPr>
        <w:fldChar w:fldCharType="begin"/>
      </w:r>
      <w:r w:rsidR="00EA7E03">
        <w:rPr>
          <w:rFonts w:ascii="Helvetica" w:hAnsi="Helvetica"/>
        </w:rPr>
        <w:instrText xml:space="preserve"> ADDIN EN.CITE &lt;EndNote&gt;&lt;Cite&gt;&lt;Author&gt;Huynh&lt;/Author&gt;&lt;Year&gt;2017&lt;/Year&gt;&lt;RecNum&gt;347&lt;/RecNum&gt;&lt;DisplayText&gt;(&lt;style face="italic"&gt;22&lt;/style&gt;)&lt;/DisplayText&gt;&lt;record&gt;&lt;rec-number&gt;347&lt;/rec-number&gt;&lt;foreign-keys&gt;&lt;key app="EN" db-id="se2xxs0eow0x06eddv3xa05vt9vs9te5szat" timestamp="1502253260"&gt;347&lt;/key&gt;&lt;/foreign-keys&gt;&lt;ref-type name="Journal Article"&gt;17&lt;/ref-type&gt;&lt;contributors&gt;&lt;authors&gt;&lt;author&gt;Huynh, Mioy T. &lt;/author&gt;&lt;author&gt;Mora, S. Jimena &lt;/author&gt;&lt;author&gt;Villalba, Matias &lt;/author&gt;&lt;author&gt;Tejeda-Ferrari, Marely E. &lt;/author&gt;&lt;author&gt;Liddell, Paul A. &lt;/author&gt;&lt;author&gt;Cherry, Brian R. &lt;/author&gt;&lt;author&gt;Teillout, Anne-Lucie &lt;/author&gt;&lt;author&gt;Machan, Charles W.&lt;/author&gt;&lt;author&gt;Clifford P. Kubiak&lt;/author&gt;&lt;author&gt; Gust,  Devens&lt;/author&gt;&lt;author&gt;Moore, Thomas A. &lt;/author&gt;&lt;author&gt;Hammes-Schiffer, Sharon  &lt;/author&gt;&lt;author&gt;Moore, Ana L. &lt;/author&gt;&lt;/authors&gt;&lt;/contributors&gt;&lt;titles&gt;&lt;title&gt;Concerted one-electron two-proton transfer processes in models inspired by the Tyr-His couple of photosystem II&lt;/title&gt;&lt;secondary-title&gt;ACS Cent. Sci.&lt;/secondary-title&gt;&lt;/titles&gt;&lt;periodical&gt;&lt;full-title&gt;ACS Cent. Sci.&lt;/full-title&gt;&lt;/periodical&gt;&lt;pages&gt;372−380&lt;/pages&gt;&lt;volume&gt;3&lt;/volume&gt;&lt;dates&gt;&lt;year&gt;2017&lt;/year&gt;&lt;/dates&gt;&lt;urls&gt;&lt;related-urls&gt;&lt;url&gt;https://pubs.acs.org/doi/pdfplus/10.1021/acscentsci.7b00125&lt;/url&gt;&lt;/related-urls&gt;&lt;/urls&gt;&lt;electronic-resource-num&gt;10.1021/acscentsci.7b00125&lt;/electronic-resource-num&gt;&lt;/record&gt;&lt;/Cite&gt;&lt;/EndNote&gt;</w:instrText>
      </w:r>
      <w:r>
        <w:rPr>
          <w:rFonts w:ascii="Helvetica" w:hAnsi="Helvetica"/>
        </w:rPr>
        <w:fldChar w:fldCharType="separate"/>
      </w:r>
      <w:r w:rsidR="00EA7E03">
        <w:rPr>
          <w:rFonts w:ascii="Helvetica" w:hAnsi="Helvetica"/>
          <w:noProof/>
        </w:rPr>
        <w:t>(</w:t>
      </w:r>
      <w:r w:rsidR="00EA7E03" w:rsidRPr="00EA7E03">
        <w:rPr>
          <w:rFonts w:ascii="Helvetica" w:hAnsi="Helvetica"/>
          <w:i/>
          <w:noProof/>
        </w:rPr>
        <w:t>22</w:t>
      </w:r>
      <w:r w:rsidR="00EA7E03">
        <w:rPr>
          <w:rFonts w:ascii="Helvetica" w:hAnsi="Helvetica"/>
          <w:noProof/>
        </w:rPr>
        <w:t>)</w:t>
      </w:r>
      <w:r>
        <w:rPr>
          <w:rFonts w:ascii="Helvetica" w:hAnsi="Helvetica"/>
        </w:rPr>
        <w:fldChar w:fldCharType="end"/>
      </w:r>
      <w:r w:rsidRPr="006F0E50">
        <w:rPr>
          <w:rFonts w:ascii="Helvetica" w:hAnsi="Helvetica"/>
        </w:rPr>
        <w:t xml:space="preserve">. </w:t>
      </w:r>
      <w:r w:rsidR="00BE1DD9">
        <w:rPr>
          <w:rFonts w:ascii="Helvetica" w:hAnsi="Helvetica"/>
        </w:rPr>
        <w:t xml:space="preserve">The band at </w:t>
      </w:r>
      <w:r w:rsidR="00562A1D">
        <w:rPr>
          <w:rFonts w:ascii="Helvetica" w:hAnsi="Helvetica"/>
        </w:rPr>
        <w:t>1670 cm</w:t>
      </w:r>
      <w:r w:rsidR="00562A1D" w:rsidRPr="0050753C">
        <w:rPr>
          <w:rFonts w:ascii="Helvetica" w:hAnsi="Helvetica"/>
          <w:vertAlign w:val="superscript"/>
        </w:rPr>
        <w:t>-1</w:t>
      </w:r>
      <w:r w:rsidR="00E23DE9">
        <w:rPr>
          <w:rFonts w:ascii="Helvetica" w:hAnsi="Helvetica"/>
        </w:rPr>
        <w:t>, corresponding to the stretching mode of the amide carbonyl,</w:t>
      </w:r>
      <w:r w:rsidR="00562A1D">
        <w:rPr>
          <w:rFonts w:ascii="Helvetica" w:hAnsi="Helvetica"/>
        </w:rPr>
        <w:t xml:space="preserve"> </w:t>
      </w:r>
      <w:r w:rsidR="00E23DE9">
        <w:rPr>
          <w:rFonts w:ascii="Helvetica" w:hAnsi="Helvetica"/>
        </w:rPr>
        <w:t>shifts</w:t>
      </w:r>
      <w:r w:rsidR="00562A1D">
        <w:rPr>
          <w:rFonts w:ascii="Helvetica" w:hAnsi="Helvetica"/>
        </w:rPr>
        <w:t xml:space="preserve"> to 1678 cm</w:t>
      </w:r>
      <w:r w:rsidR="00562A1D" w:rsidRPr="00E009DB">
        <w:rPr>
          <w:rFonts w:ascii="Helvetica" w:hAnsi="Helvetica"/>
          <w:vertAlign w:val="superscript"/>
        </w:rPr>
        <w:t>-1</w:t>
      </w:r>
      <w:r w:rsidR="00562A1D">
        <w:rPr>
          <w:rFonts w:ascii="Helvetica" w:hAnsi="Helvetica"/>
        </w:rPr>
        <w:t xml:space="preserve"> upon oxidation. </w:t>
      </w:r>
      <w:r w:rsidR="00090EC1">
        <w:rPr>
          <w:rFonts w:ascii="Helvetica" w:hAnsi="Helvetica"/>
        </w:rPr>
        <w:t>T</w:t>
      </w:r>
      <w:r w:rsidRPr="006F0E50">
        <w:rPr>
          <w:rFonts w:ascii="Helvetica" w:hAnsi="Helvetica"/>
        </w:rPr>
        <w:t>he appearance of the band</w:t>
      </w:r>
      <w:r w:rsidR="00090EC1">
        <w:rPr>
          <w:rFonts w:ascii="Helvetica" w:hAnsi="Helvetica"/>
        </w:rPr>
        <w:t xml:space="preserve"> </w:t>
      </w:r>
      <w:r w:rsidR="00255476">
        <w:rPr>
          <w:rFonts w:ascii="Helvetica" w:hAnsi="Helvetica"/>
        </w:rPr>
        <w:t>at 1660 cm</w:t>
      </w:r>
      <w:r w:rsidR="00255476" w:rsidRPr="00255476">
        <w:rPr>
          <w:rFonts w:ascii="Helvetica" w:hAnsi="Helvetica"/>
          <w:vertAlign w:val="superscript"/>
        </w:rPr>
        <w:t>-1</w:t>
      </w:r>
      <w:r w:rsidR="00255476">
        <w:rPr>
          <w:rFonts w:ascii="Helvetica" w:hAnsi="Helvetica"/>
        </w:rPr>
        <w:t xml:space="preserve"> in </w:t>
      </w:r>
      <w:r w:rsidR="00090EC1" w:rsidRPr="00255476">
        <w:rPr>
          <w:rFonts w:ascii="Helvetica" w:hAnsi="Helvetica"/>
          <w:b/>
        </w:rPr>
        <w:t>2</w:t>
      </w:r>
      <w:r w:rsidR="00255476" w:rsidRPr="00255476">
        <w:rPr>
          <w:rFonts w:ascii="Helvetica" w:hAnsi="Helvetica"/>
        </w:rPr>
        <w:t>–</w:t>
      </w:r>
      <w:r w:rsidR="00090EC1" w:rsidRPr="00255476">
        <w:rPr>
          <w:rFonts w:ascii="Helvetica" w:hAnsi="Helvetica"/>
          <w:b/>
        </w:rPr>
        <w:t>4</w:t>
      </w:r>
      <w:r w:rsidR="00090EC1">
        <w:rPr>
          <w:rFonts w:ascii="Helvetica" w:hAnsi="Helvetica"/>
        </w:rPr>
        <w:t xml:space="preserve"> </w:t>
      </w:r>
      <w:r w:rsidR="00562A1D" w:rsidRPr="00090EC1">
        <w:rPr>
          <w:rFonts w:ascii="Helvetica" w:hAnsi="Helvetica"/>
        </w:rPr>
        <w:t>provides</w:t>
      </w:r>
      <w:r w:rsidRPr="00090EC1">
        <w:rPr>
          <w:rFonts w:ascii="Helvetica" w:hAnsi="Helvetica"/>
        </w:rPr>
        <w:t xml:space="preserve"> definitive evidence</w:t>
      </w:r>
      <w:r w:rsidR="00090EC1" w:rsidRPr="00246D1F">
        <w:rPr>
          <w:rFonts w:ascii="Helvetica" w:hAnsi="Helvetica"/>
        </w:rPr>
        <w:t xml:space="preserve"> for proton translocation</w:t>
      </w:r>
      <w:r w:rsidR="006B710B">
        <w:rPr>
          <w:rFonts w:ascii="Helvetica" w:hAnsi="Helvetica"/>
        </w:rPr>
        <w:t xml:space="preserve"> f</w:t>
      </w:r>
      <w:r w:rsidR="006B710B" w:rsidRPr="00E009DB">
        <w:rPr>
          <w:rFonts w:ascii="Helvetica" w:hAnsi="Helvetica"/>
        </w:rPr>
        <w:t>rom the phenol to the</w:t>
      </w:r>
      <w:r w:rsidR="006B710B">
        <w:rPr>
          <w:rFonts w:ascii="Helvetica" w:hAnsi="Helvetica"/>
        </w:rPr>
        <w:t xml:space="preserve"> imine, assigned to E2PT, E3PT</w:t>
      </w:r>
      <w:ins w:id="95" w:author="Hammes-Schiffer, Sharon" w:date="2019-03-05T13:39:00Z">
        <w:r w:rsidR="00C64864">
          <w:rPr>
            <w:rFonts w:ascii="Helvetica" w:hAnsi="Helvetica"/>
          </w:rPr>
          <w:t>,</w:t>
        </w:r>
      </w:ins>
      <w:r w:rsidR="006B710B">
        <w:rPr>
          <w:rFonts w:ascii="Helvetica" w:hAnsi="Helvetica"/>
        </w:rPr>
        <w:t xml:space="preserve"> and E4PT </w:t>
      </w:r>
      <w:r w:rsidR="00090EC1" w:rsidRPr="00246D1F">
        <w:rPr>
          <w:rFonts w:ascii="Helvetica" w:hAnsi="Helvetica"/>
        </w:rPr>
        <w:t>in</w:t>
      </w:r>
      <w:r w:rsidR="006B710B">
        <w:rPr>
          <w:rFonts w:ascii="Helvetica" w:hAnsi="Helvetica"/>
        </w:rPr>
        <w:t xml:space="preserve"> </w:t>
      </w:r>
      <w:r w:rsidR="006B710B" w:rsidRPr="00246D1F">
        <w:rPr>
          <w:rFonts w:ascii="Helvetica" w:hAnsi="Helvetica"/>
          <w:b/>
        </w:rPr>
        <w:t>2</w:t>
      </w:r>
      <w:r w:rsidR="006B710B">
        <w:rPr>
          <w:rFonts w:ascii="Helvetica" w:hAnsi="Helvetica"/>
        </w:rPr>
        <w:t xml:space="preserve">, </w:t>
      </w:r>
      <w:r w:rsidR="006B710B" w:rsidRPr="00246D1F">
        <w:rPr>
          <w:rFonts w:ascii="Helvetica" w:hAnsi="Helvetica"/>
          <w:b/>
        </w:rPr>
        <w:t>3</w:t>
      </w:r>
      <w:ins w:id="96" w:author="Hammes-Schiffer, Sharon" w:date="2019-03-05T13:40:00Z">
        <w:r w:rsidR="00C64864">
          <w:rPr>
            <w:rFonts w:ascii="Helvetica" w:hAnsi="Helvetica"/>
          </w:rPr>
          <w:t>,</w:t>
        </w:r>
      </w:ins>
      <w:r w:rsidR="006B710B">
        <w:rPr>
          <w:rFonts w:ascii="Helvetica" w:hAnsi="Helvetica"/>
        </w:rPr>
        <w:t xml:space="preserve"> and </w:t>
      </w:r>
      <w:r w:rsidR="006B710B" w:rsidRPr="00246D1F">
        <w:rPr>
          <w:rFonts w:ascii="Helvetica" w:hAnsi="Helvetica"/>
          <w:b/>
        </w:rPr>
        <w:t>4</w:t>
      </w:r>
      <w:r w:rsidR="006B710B">
        <w:rPr>
          <w:rFonts w:ascii="Helvetica" w:hAnsi="Helvetica"/>
        </w:rPr>
        <w:t>, respectively</w:t>
      </w:r>
      <w:ins w:id="97" w:author="Joshua Goings" w:date="2019-03-06T12:29:00Z">
        <w:r w:rsidR="000A46E3">
          <w:rPr>
            <w:rFonts w:ascii="Helvetica" w:hAnsi="Helvetica"/>
          </w:rPr>
          <w:t>.</w:t>
        </w:r>
      </w:ins>
      <w:bookmarkStart w:id="98" w:name="_GoBack"/>
      <w:bookmarkEnd w:id="98"/>
      <w:del w:id="99" w:author="Joshua Goings" w:date="2019-03-06T12:29:00Z">
        <w:r w:rsidR="006B710B" w:rsidDel="000A46E3">
          <w:rPr>
            <w:rFonts w:ascii="Helvetica" w:hAnsi="Helvetica"/>
          </w:rPr>
          <w:delText>,</w:delText>
        </w:r>
      </w:del>
      <w:r w:rsidR="006B710B">
        <w:rPr>
          <w:rFonts w:ascii="Helvetica" w:hAnsi="Helvetica"/>
        </w:rPr>
        <w:t xml:space="preserve"> </w:t>
      </w:r>
      <w:r>
        <w:rPr>
          <w:rFonts w:ascii="Helvetica" w:hAnsi="Helvetica"/>
        </w:rPr>
        <w:t>This</w:t>
      </w:r>
      <w:r w:rsidRPr="006F0E50">
        <w:rPr>
          <w:rFonts w:ascii="Helvetica" w:hAnsi="Helvetica"/>
        </w:rPr>
        <w:t xml:space="preserve"> band is attributed to the </w:t>
      </w:r>
      <w:r>
        <w:rPr>
          <w:rFonts w:ascii="Helvetica" w:hAnsi="Helvetica"/>
        </w:rPr>
        <w:t>coupling</w:t>
      </w:r>
      <w:r w:rsidRPr="006F0E50">
        <w:rPr>
          <w:rFonts w:ascii="Helvetica" w:hAnsi="Helvetica"/>
        </w:rPr>
        <w:t xml:space="preserve"> between the C=N stretching and the C=N-H bending mode</w:t>
      </w:r>
      <w:r>
        <w:rPr>
          <w:rFonts w:ascii="Helvetica" w:hAnsi="Helvetica"/>
        </w:rPr>
        <w:t>s</w:t>
      </w:r>
      <w:r w:rsidRPr="006F0E50">
        <w:rPr>
          <w:rFonts w:ascii="Helvetica" w:hAnsi="Helvetica"/>
        </w:rPr>
        <w:t xml:space="preserve"> </w:t>
      </w:r>
      <w:r w:rsidRPr="006F0E50">
        <w:rPr>
          <w:rFonts w:ascii="Helvetica" w:hAnsi="Helvetica"/>
        </w:rPr>
        <w:fldChar w:fldCharType="begin"/>
      </w:r>
      <w:r w:rsidR="00EA7E03">
        <w:rPr>
          <w:rFonts w:ascii="Helvetica" w:hAnsi="Helvetica"/>
        </w:rPr>
        <w:instrText xml:space="preserve"> ADDIN EN.CITE &lt;EndNote&gt;&lt;Cite&gt;&lt;Author&gt;Lopez-Garriga&lt;/Author&gt;&lt;Year&gt;1986&lt;/Year&gt;&lt;RecNum&gt;371&lt;/RecNum&gt;&lt;DisplayText&gt;(&lt;style face="italic"&gt;25&lt;/style&gt;)&lt;/DisplayText&gt;&lt;record&gt;&lt;rec-number&gt;371&lt;/rec-number&gt;&lt;foreign-keys&gt;&lt;key app="EN" db-id="se2xxs0eow0x06eddv3xa05vt9vs9te5szat" timestamp="1550205598"&gt;371&lt;/key&gt;&lt;/foreign-keys&gt;&lt;ref-type name="Journal Article"&gt;17&lt;/ref-type&gt;&lt;contributors&gt;&lt;authors&gt;&lt;author&gt;Lopez-Garriga, J. J.&lt;/author&gt;&lt;author&gt;Babcock, G. T.&lt;/author&gt;&lt;author&gt;Harrison, J. F.&lt;/author&gt;&lt;/authors&gt;&lt;/contributors&gt;&lt;titles&gt;&lt;title&gt;Factors influencing the C:N stretching frequency in neutral and protonated Schiff&amp;apos;s bases&lt;/title&gt;&lt;secondary-title&gt;Journal of the American Chemical Society&lt;/secondary-title&gt;&lt;/titles&gt;&lt;periodical&gt;&lt;full-title&gt;Journal of the American Chemical Society&lt;/full-title&gt;&lt;abbr-1&gt;J. Am. Chem. Soc.&lt;/abbr-1&gt;&lt;abbr-2&gt;J Am Chem Soc&lt;/abbr-2&gt;&lt;/periodical&gt;&lt;pages&gt;7241-7251&lt;/pages&gt;&lt;volume&gt;108&lt;/volume&gt;&lt;number&gt;23&lt;/number&gt;&lt;dates&gt;&lt;year&gt;1986&lt;/year&gt;&lt;pub-dates&gt;&lt;date&gt;1986/11/01&lt;/date&gt;&lt;/pub-dates&gt;&lt;/dates&gt;&lt;publisher&gt;American Chemical Society&lt;/publisher&gt;&lt;isbn&gt;0002-7863&lt;/isbn&gt;&lt;urls&gt;&lt;related-urls&gt;&lt;url&gt;https://doi.org/10.1021/ja00283a019&lt;/url&gt;&lt;/related-urls&gt;&lt;/urls&gt;&lt;electronic-resource-num&gt;10.1021/ja00283a019&lt;/electronic-resource-num&gt;&lt;/record&gt;&lt;/Cite&gt;&lt;/EndNote&gt;</w:instrText>
      </w:r>
      <w:r w:rsidRPr="006F0E50">
        <w:rPr>
          <w:rFonts w:ascii="Helvetica" w:hAnsi="Helvetica"/>
        </w:rPr>
        <w:fldChar w:fldCharType="separate"/>
      </w:r>
      <w:r w:rsidR="00EA7E03">
        <w:rPr>
          <w:rFonts w:ascii="Helvetica" w:hAnsi="Helvetica"/>
          <w:noProof/>
        </w:rPr>
        <w:t>(</w:t>
      </w:r>
      <w:r w:rsidR="00EA7E03" w:rsidRPr="00EA7E03">
        <w:rPr>
          <w:rFonts w:ascii="Helvetica" w:hAnsi="Helvetica"/>
          <w:i/>
          <w:noProof/>
        </w:rPr>
        <w:t>25</w:t>
      </w:r>
      <w:r w:rsidR="00EA7E03">
        <w:rPr>
          <w:rFonts w:ascii="Helvetica" w:hAnsi="Helvetica"/>
          <w:noProof/>
        </w:rPr>
        <w:t>)</w:t>
      </w:r>
      <w:r w:rsidRPr="006F0E50">
        <w:rPr>
          <w:rFonts w:ascii="Helvetica" w:hAnsi="Helvetica"/>
        </w:rPr>
        <w:fldChar w:fldCharType="end"/>
      </w:r>
      <w:r w:rsidRPr="006F0E50">
        <w:rPr>
          <w:rFonts w:ascii="Helvetica" w:hAnsi="Helvetica"/>
        </w:rPr>
        <w:t xml:space="preserve"> and has been found in the IRSEC of compounds related to </w:t>
      </w:r>
      <w:r w:rsidRPr="006F0E50">
        <w:rPr>
          <w:rFonts w:ascii="Helvetica" w:hAnsi="Helvetica"/>
          <w:b/>
        </w:rPr>
        <w:t xml:space="preserve">2 </w:t>
      </w:r>
      <w:r w:rsidRPr="00E24F33">
        <w:rPr>
          <w:rFonts w:ascii="Helvetica" w:hAnsi="Helvetica"/>
        </w:rPr>
        <w:fldChar w:fldCharType="begin"/>
      </w:r>
      <w:r w:rsidR="00EA7E03">
        <w:rPr>
          <w:rFonts w:ascii="Helvetica" w:hAnsi="Helvetica"/>
        </w:rPr>
        <w:instrText xml:space="preserve"> ADDIN EN.CITE &lt;EndNote&gt;&lt;Cite&gt;&lt;Author&gt;Odella&lt;/Author&gt;&lt;Year&gt;2018&lt;/Year&gt;&lt;RecNum&gt;361&lt;/RecNum&gt;&lt;DisplayText&gt;(&lt;style face="italic"&gt;23&lt;/style&gt;)&lt;/DisplayText&gt;&lt;record&gt;&lt;rec-number&gt;361&lt;/rec-number&gt;&lt;foreign-keys&gt;&lt;key app="EN" db-id="se2xxs0eow0x06eddv3xa05vt9vs9te5szat" timestamp="1545683719"&gt;361&lt;/key&gt;&lt;/foreign-keys&gt;&lt;ref-type name="Journal Article"&gt;17&lt;/ref-type&gt;&lt;contributors&gt;&lt;authors&gt;&lt;author&gt;Odella, Emmanuel&lt;/author&gt;&lt;author&gt;Mora, S. Jimena&lt;/author&gt;&lt;author&gt;Wadsworth, Brian L.&lt;/author&gt;&lt;author&gt;Huynh, Mioy T.&lt;/author&gt;&lt;author&gt;Goings, Joshua J.&lt;/author&gt;&lt;author&gt;Liddell, Paul A.&lt;/author&gt;&lt;author&gt;Groy, Thomas L.&lt;/author&gt;&lt;author&gt;Gervaldo, Miguel&lt;/author&gt;&lt;author&gt;Sereno, Leónides E.&lt;/author&gt;&lt;author&gt;Gust, Devens&lt;/author&gt;&lt;author&gt;Moore, Thomas A.&lt;/author&gt;&lt;author&gt;Moore, Gary F.&lt;/author&gt;&lt;author&gt;Hammes-Schiffer, Sharon&lt;/author&gt;&lt;author&gt;Moore, Ana L.&lt;/author&gt;&lt;/authors&gt;&lt;/contributors&gt;&lt;titles&gt;&lt;title&gt;Controlling Proton-Coupled Electron Transfer in Bioinspired Artificial Photosynthetic Relays&lt;/title&gt;&lt;secondary-title&gt;Journal of the American Chemical Society&lt;/secondary-title&gt;&lt;/titles&gt;&lt;periodical&gt;&lt;full-title&gt;Journal of the American Chemical Society&lt;/full-title&gt;&lt;abbr-1&gt;J. Am. Chem. Soc.&lt;/abbr-1&gt;&lt;abbr-2&gt;J Am Chem Soc&lt;/abbr-2&gt;&lt;/periodical&gt;&lt;pages&gt;15450-15460&lt;/pages&gt;&lt;volume&gt;140&lt;/volume&gt;&lt;number&gt;45&lt;/number&gt;&lt;dates&gt;&lt;year&gt;2018&lt;/year&gt;&lt;pub-dates&gt;&lt;date&gt;2018/11/14&lt;/date&gt;&lt;/pub-dates&gt;&lt;/dates&gt;&lt;publisher&gt;American Chemical Society&lt;/publisher&gt;&lt;isbn&gt;0002-7863&lt;/isbn&gt;&lt;urls&gt;&lt;related-urls&gt;&lt;url&gt;https://doi.org/10.1021/jacs.8b09724&lt;/url&gt;&lt;url&gt;https://pubs.acs.org/doi/10.1021/jacs.8b09724&lt;/url&gt;&lt;/related-urls&gt;&lt;/urls&gt;&lt;electronic-resource-num&gt;10.1021/jacs.8b09724&lt;/electronic-resource-num&gt;&lt;/record&gt;&lt;/Cite&gt;&lt;/EndNote&gt;</w:instrText>
      </w:r>
      <w:r w:rsidRPr="00E24F33">
        <w:rPr>
          <w:rFonts w:ascii="Helvetica" w:hAnsi="Helvetica"/>
        </w:rPr>
        <w:fldChar w:fldCharType="separate"/>
      </w:r>
      <w:r w:rsidR="00EA7E03">
        <w:rPr>
          <w:rFonts w:ascii="Helvetica" w:hAnsi="Helvetica"/>
          <w:noProof/>
        </w:rPr>
        <w:t>(</w:t>
      </w:r>
      <w:r w:rsidR="00EA7E03" w:rsidRPr="00EA7E03">
        <w:rPr>
          <w:rFonts w:ascii="Helvetica" w:hAnsi="Helvetica"/>
          <w:i/>
          <w:noProof/>
        </w:rPr>
        <w:t>23</w:t>
      </w:r>
      <w:r w:rsidR="00EA7E03">
        <w:rPr>
          <w:rFonts w:ascii="Helvetica" w:hAnsi="Helvetica"/>
          <w:noProof/>
        </w:rPr>
        <w:t>)</w:t>
      </w:r>
      <w:r w:rsidRPr="00E24F33">
        <w:rPr>
          <w:rFonts w:ascii="Helvetica" w:hAnsi="Helvetica"/>
        </w:rPr>
        <w:fldChar w:fldCharType="end"/>
      </w:r>
      <w:r w:rsidRPr="006F0E50">
        <w:rPr>
          <w:rFonts w:ascii="Helvetica" w:hAnsi="Helvetica"/>
        </w:rPr>
        <w:t>.</w:t>
      </w:r>
      <w:r w:rsidRPr="006F0E50">
        <w:rPr>
          <w:rFonts w:ascii="Helvetica" w:eastAsiaTheme="minorHAnsi" w:hAnsi="Helvetica"/>
        </w:rPr>
        <w:t xml:space="preserve"> </w:t>
      </w:r>
      <w:r w:rsidRPr="006F0E50">
        <w:rPr>
          <w:rFonts w:ascii="Helvetica" w:hAnsi="Helvetica"/>
        </w:rPr>
        <w:t>The absence of the band at ~1556 cm</w:t>
      </w:r>
      <w:r w:rsidRPr="006F0E50">
        <w:rPr>
          <w:rFonts w:ascii="Helvetica" w:hAnsi="Helvetica"/>
          <w:vertAlign w:val="superscript"/>
        </w:rPr>
        <w:t>-1</w:t>
      </w:r>
      <w:r w:rsidRPr="006F0E50">
        <w:rPr>
          <w:rFonts w:ascii="Helvetica" w:hAnsi="Helvetica"/>
        </w:rPr>
        <w:t xml:space="preserve"> in </w:t>
      </w:r>
      <w:r w:rsidRPr="006F0E50">
        <w:rPr>
          <w:rFonts w:ascii="Helvetica" w:hAnsi="Helvetica"/>
          <w:b/>
        </w:rPr>
        <w:t>2</w:t>
      </w:r>
      <w:r w:rsidRPr="006F0E50">
        <w:rPr>
          <w:rFonts w:ascii="Helvetica" w:hAnsi="Helvetica"/>
        </w:rPr>
        <w:t>–</w:t>
      </w:r>
      <w:r w:rsidRPr="006F0E50">
        <w:rPr>
          <w:rFonts w:ascii="Helvetica" w:hAnsi="Helvetica"/>
          <w:b/>
        </w:rPr>
        <w:t>4</w:t>
      </w:r>
      <w:r w:rsidRPr="006F0E50">
        <w:rPr>
          <w:rFonts w:ascii="Helvetica" w:hAnsi="Helvetica"/>
        </w:rPr>
        <w:t xml:space="preserve"> </w:t>
      </w:r>
      <w:r>
        <w:rPr>
          <w:rFonts w:ascii="Helvetica" w:hAnsi="Helvetica"/>
        </w:rPr>
        <w:t>indicates</w:t>
      </w:r>
      <w:r w:rsidRPr="006F0E50">
        <w:rPr>
          <w:rFonts w:ascii="Helvetica" w:hAnsi="Helvetica"/>
        </w:rPr>
        <w:t xml:space="preserve"> that the benzimidazolium ion </w:t>
      </w:r>
      <w:r>
        <w:rPr>
          <w:rFonts w:ascii="Helvetica" w:hAnsi="Helvetica"/>
        </w:rPr>
        <w:t xml:space="preserve">is not detectable in these experiments </w:t>
      </w:r>
      <w:r>
        <w:rPr>
          <w:rFonts w:ascii="Helvetica" w:hAnsi="Helvetica"/>
        </w:rPr>
        <w:fldChar w:fldCharType="begin">
          <w:fldData xml:space="preserve">PEVuZE5vdGU+PENpdGU+PEF1dGhvcj5IdXluaDwvQXV0aG9yPjxZZWFyPjIwMTc8L1llYXI+PFJl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PEVuZE5vdGU+PENpdGU+PEF1dGhvcj5IdXluaDwvQXV0aG9yPjxZZWFyPjIwMTc8L1llYXI+PFJl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r>
      <w:r>
        <w:rPr>
          <w:rFonts w:ascii="Helvetica" w:hAnsi="Helvetica"/>
        </w:rPr>
        <w:fldChar w:fldCharType="separate"/>
      </w:r>
      <w:r w:rsidR="00EA7E03">
        <w:rPr>
          <w:rFonts w:ascii="Helvetica" w:hAnsi="Helvetica"/>
          <w:noProof/>
        </w:rPr>
        <w:t>(</w:t>
      </w:r>
      <w:r w:rsidR="00EA7E03" w:rsidRPr="00EA7E03">
        <w:rPr>
          <w:rFonts w:ascii="Helvetica" w:hAnsi="Helvetica"/>
          <w:i/>
          <w:noProof/>
        </w:rPr>
        <w:t>11, 22</w:t>
      </w:r>
      <w:r w:rsidR="00EA7E03">
        <w:rPr>
          <w:rFonts w:ascii="Helvetica" w:hAnsi="Helvetica"/>
          <w:noProof/>
        </w:rPr>
        <w:t>)</w:t>
      </w:r>
      <w:r>
        <w:rPr>
          <w:rFonts w:ascii="Helvetica" w:hAnsi="Helvetica"/>
        </w:rPr>
        <w:fldChar w:fldCharType="end"/>
      </w:r>
      <w:r w:rsidRPr="006F0E50">
        <w:rPr>
          <w:rFonts w:ascii="Helvetica" w:hAnsi="Helvetica"/>
        </w:rPr>
        <w:t xml:space="preserve"> and further corroborates the long</w:t>
      </w:r>
      <w:r>
        <w:rPr>
          <w:rFonts w:ascii="Helvetica" w:hAnsi="Helvetica"/>
        </w:rPr>
        <w:t>-</w:t>
      </w:r>
      <w:r w:rsidRPr="006F0E50">
        <w:rPr>
          <w:rFonts w:ascii="Helvetica" w:hAnsi="Helvetica"/>
        </w:rPr>
        <w:t>distance translocation of proton</w:t>
      </w:r>
      <w:r>
        <w:rPr>
          <w:rFonts w:ascii="Helvetica" w:hAnsi="Helvetica"/>
        </w:rPr>
        <w:t>s</w:t>
      </w:r>
      <w:r w:rsidRPr="006F0E50">
        <w:rPr>
          <w:rFonts w:ascii="Helvetica" w:hAnsi="Helvetica"/>
        </w:rPr>
        <w:t xml:space="preserve"> upon oxidation</w:t>
      </w:r>
      <w:r>
        <w:rPr>
          <w:rFonts w:ascii="Helvetica" w:hAnsi="Helvetica"/>
        </w:rPr>
        <w:t xml:space="preserve"> of the phenol</w:t>
      </w:r>
      <w:r w:rsidRPr="006F0E50">
        <w:rPr>
          <w:rFonts w:ascii="Helvetica" w:hAnsi="Helvetica"/>
        </w:rPr>
        <w:t xml:space="preserve">. </w:t>
      </w:r>
    </w:p>
    <w:p w14:paraId="4FE6814D" w14:textId="4400CF44" w:rsidR="00A456F5" w:rsidRDefault="00854D8E" w:rsidP="00A456F5">
      <w:pPr>
        <w:spacing w:line="480" w:lineRule="auto"/>
        <w:jc w:val="center"/>
        <w:rPr>
          <w:rFonts w:ascii="Helvetica" w:hAnsi="Helvetica"/>
        </w:rPr>
      </w:pPr>
      <w:r>
        <w:rPr>
          <w:rFonts w:ascii="Helvetica" w:hAnsi="Helvetica"/>
          <w:noProof/>
        </w:rPr>
        <w:lastRenderedPageBreak/>
        <w:drawing>
          <wp:inline distT="0" distB="0" distL="0" distR="0" wp14:anchorId="6E1C2DF4" wp14:editId="4827A7D1">
            <wp:extent cx="2352101" cy="5628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 March 4.pdf"/>
                    <pic:cNvPicPr/>
                  </pic:nvPicPr>
                  <pic:blipFill rotWithShape="1">
                    <a:blip r:embed="rId9"/>
                    <a:srcRect l="29383" t="8737" r="31033" b="18068"/>
                    <a:stretch/>
                  </pic:blipFill>
                  <pic:spPr bwMode="auto">
                    <a:xfrm>
                      <a:off x="0" y="0"/>
                      <a:ext cx="2352735" cy="5629969"/>
                    </a:xfrm>
                    <a:prstGeom prst="rect">
                      <a:avLst/>
                    </a:prstGeom>
                    <a:ln>
                      <a:noFill/>
                    </a:ln>
                    <a:extLst>
                      <a:ext uri="{53640926-AAD7-44D8-BBD7-CCE9431645EC}">
                        <a14:shadowObscured xmlns:a14="http://schemas.microsoft.com/office/drawing/2010/main"/>
                      </a:ext>
                    </a:extLst>
                  </pic:spPr>
                </pic:pic>
              </a:graphicData>
            </a:graphic>
          </wp:inline>
        </w:drawing>
      </w:r>
    </w:p>
    <w:p w14:paraId="58FB34D2" w14:textId="77777777" w:rsidR="00A456F5" w:rsidRPr="004B408D" w:rsidRDefault="00A456F5" w:rsidP="00A456F5">
      <w:pPr>
        <w:autoSpaceDE w:val="0"/>
        <w:autoSpaceDN w:val="0"/>
        <w:adjustRightInd w:val="0"/>
        <w:spacing w:line="480" w:lineRule="auto"/>
        <w:jc w:val="both"/>
        <w:rPr>
          <w:rFonts w:ascii="Helvetica" w:hAnsi="Helvetica"/>
          <w:b/>
          <w:caps/>
        </w:rPr>
      </w:pPr>
      <w:r w:rsidRPr="006F0E50">
        <w:rPr>
          <w:rFonts w:ascii="Helvetica" w:hAnsi="Helvetica"/>
        </w:rPr>
        <w:t xml:space="preserve">Fig. 3. </w:t>
      </w:r>
      <w:r w:rsidRPr="00F845CD">
        <w:rPr>
          <w:rFonts w:ascii="Helvetica" w:hAnsi="Helvetica"/>
          <w:b/>
        </w:rPr>
        <w:t xml:space="preserve">Infrared </w:t>
      </w:r>
      <w:proofErr w:type="spellStart"/>
      <w:r w:rsidRPr="00F845CD">
        <w:rPr>
          <w:rFonts w:ascii="Helvetica" w:hAnsi="Helvetica"/>
          <w:b/>
        </w:rPr>
        <w:t>spectroelectrochemical</w:t>
      </w:r>
      <w:proofErr w:type="spellEnd"/>
      <w:r w:rsidRPr="00F845CD">
        <w:rPr>
          <w:rFonts w:ascii="Helvetica" w:hAnsi="Helvetica"/>
          <w:b/>
        </w:rPr>
        <w:t xml:space="preserve"> </w:t>
      </w:r>
      <w:r>
        <w:rPr>
          <w:rFonts w:ascii="Helvetica" w:hAnsi="Helvetica"/>
          <w:b/>
        </w:rPr>
        <w:t>spectra</w:t>
      </w:r>
      <w:r w:rsidRPr="006F0E50">
        <w:rPr>
          <w:rFonts w:ascii="Helvetica" w:hAnsi="Helvetica"/>
          <w:b/>
        </w:rPr>
        <w:t xml:space="preserve"> </w:t>
      </w:r>
      <w:r w:rsidRPr="00B04C4C">
        <w:rPr>
          <w:rFonts w:ascii="Helvetica" w:hAnsi="Helvetica"/>
          <w:b/>
        </w:rPr>
        <w:t>(IRSEC)</w:t>
      </w:r>
      <w:r>
        <w:rPr>
          <w:rFonts w:ascii="Helvetica" w:hAnsi="Helvetica"/>
          <w:b/>
        </w:rPr>
        <w:t xml:space="preserve"> </w:t>
      </w:r>
      <w:r w:rsidRPr="006F0E50">
        <w:rPr>
          <w:rFonts w:ascii="Helvetica" w:hAnsi="Helvetica"/>
          <w:b/>
        </w:rPr>
        <w:t>of compounds 1</w:t>
      </w:r>
      <w:r w:rsidRPr="00F845CD">
        <w:rPr>
          <w:rFonts w:ascii="Helvetica" w:hAnsi="Helvetica"/>
        </w:rPr>
        <w:t>–</w:t>
      </w:r>
      <w:r w:rsidRPr="006F0E50">
        <w:rPr>
          <w:rFonts w:ascii="Helvetica" w:hAnsi="Helvetica"/>
          <w:b/>
        </w:rPr>
        <w:t>4.</w:t>
      </w:r>
    </w:p>
    <w:p w14:paraId="382651ED" w14:textId="64F65712" w:rsidR="00A456F5" w:rsidRPr="006F0E50" w:rsidRDefault="00A456F5" w:rsidP="00A456F5">
      <w:pPr>
        <w:autoSpaceDE w:val="0"/>
        <w:autoSpaceDN w:val="0"/>
        <w:adjustRightInd w:val="0"/>
        <w:spacing w:line="480" w:lineRule="auto"/>
        <w:jc w:val="both"/>
        <w:rPr>
          <w:rFonts w:ascii="Helvetica" w:hAnsi="Helvetica"/>
        </w:rPr>
      </w:pPr>
      <w:r w:rsidRPr="006F0E50">
        <w:rPr>
          <w:rFonts w:ascii="Helvetica" w:hAnsi="Helvetica"/>
        </w:rPr>
        <w:t>(</w:t>
      </w:r>
      <w:r w:rsidRPr="006F0E50">
        <w:rPr>
          <w:rFonts w:ascii="Helvetica" w:hAnsi="Helvetica"/>
          <w:b/>
        </w:rPr>
        <w:t>A</w:t>
      </w:r>
      <w:r w:rsidRPr="006F0E50">
        <w:rPr>
          <w:rFonts w:ascii="Helvetica" w:hAnsi="Helvetica"/>
        </w:rPr>
        <w:t>), (</w:t>
      </w:r>
      <w:r w:rsidRPr="00F845CD">
        <w:rPr>
          <w:rFonts w:ascii="Helvetica" w:hAnsi="Helvetica"/>
          <w:b/>
        </w:rPr>
        <w:t>B</w:t>
      </w:r>
      <w:r w:rsidRPr="006F0E50">
        <w:rPr>
          <w:rFonts w:ascii="Helvetica" w:hAnsi="Helvetica"/>
        </w:rPr>
        <w:t>), (</w:t>
      </w:r>
      <w:r w:rsidRPr="00F845CD">
        <w:rPr>
          <w:rFonts w:ascii="Helvetica" w:hAnsi="Helvetica"/>
          <w:b/>
        </w:rPr>
        <w:t>C</w:t>
      </w:r>
      <w:r w:rsidRPr="006F0E50">
        <w:rPr>
          <w:rFonts w:ascii="Helvetica" w:hAnsi="Helvetica"/>
        </w:rPr>
        <w:t>) and (</w:t>
      </w:r>
      <w:r w:rsidRPr="00F845CD">
        <w:rPr>
          <w:rFonts w:ascii="Helvetica" w:hAnsi="Helvetica"/>
          <w:b/>
        </w:rPr>
        <w:t>D</w:t>
      </w:r>
      <w:r w:rsidRPr="006F0E50">
        <w:rPr>
          <w:rFonts w:ascii="Helvetica" w:hAnsi="Helvetica"/>
        </w:rPr>
        <w:t xml:space="preserve">) IRSEC of compounds </w:t>
      </w:r>
      <w:r w:rsidRPr="00F845CD">
        <w:rPr>
          <w:rFonts w:ascii="Helvetica" w:hAnsi="Helvetica"/>
          <w:b/>
        </w:rPr>
        <w:t>1</w:t>
      </w:r>
      <w:r w:rsidRPr="006F0E50">
        <w:rPr>
          <w:rFonts w:ascii="Helvetica" w:hAnsi="Helvetica"/>
        </w:rPr>
        <w:t xml:space="preserve">, </w:t>
      </w:r>
      <w:r w:rsidRPr="00F845CD">
        <w:rPr>
          <w:rFonts w:ascii="Helvetica" w:hAnsi="Helvetica"/>
          <w:b/>
        </w:rPr>
        <w:t>2, 3</w:t>
      </w:r>
      <w:ins w:id="100" w:author="Hammes-Schiffer, Sharon" w:date="2019-03-05T13:40:00Z">
        <w:r w:rsidR="00C64864">
          <w:rPr>
            <w:rFonts w:ascii="Helvetica" w:hAnsi="Helvetica"/>
          </w:rPr>
          <w:t>,</w:t>
        </w:r>
      </w:ins>
      <w:r w:rsidRPr="006F0E50">
        <w:rPr>
          <w:rFonts w:ascii="Helvetica" w:hAnsi="Helvetica"/>
        </w:rPr>
        <w:t xml:space="preserve"> and </w:t>
      </w:r>
      <w:r w:rsidRPr="00F845CD">
        <w:rPr>
          <w:rFonts w:ascii="Helvetica" w:hAnsi="Helvetica"/>
          <w:b/>
        </w:rPr>
        <w:t>4</w:t>
      </w:r>
      <w:r w:rsidRPr="006F0E50">
        <w:rPr>
          <w:rFonts w:ascii="Helvetica" w:hAnsi="Helvetica"/>
        </w:rPr>
        <w:t xml:space="preserve">, respectively. </w:t>
      </w:r>
      <w:r>
        <w:rPr>
          <w:rFonts w:ascii="Helvetica" w:hAnsi="Helvetica"/>
        </w:rPr>
        <w:t>C</w:t>
      </w:r>
      <w:r w:rsidRPr="00F845CD">
        <w:rPr>
          <w:rFonts w:ascii="Helvetica" w:hAnsi="Helvetica"/>
        </w:rPr>
        <w:t>olor</w:t>
      </w:r>
      <w:r>
        <w:rPr>
          <w:rFonts w:ascii="Helvetica" w:hAnsi="Helvetica"/>
        </w:rPr>
        <w:t>ed</w:t>
      </w:r>
      <w:r w:rsidRPr="00F845CD">
        <w:rPr>
          <w:rFonts w:ascii="Helvetica" w:hAnsi="Helvetica"/>
        </w:rPr>
        <w:t xml:space="preserve"> lines correspond </w:t>
      </w:r>
      <w:r>
        <w:rPr>
          <w:rFonts w:ascii="Helvetica" w:hAnsi="Helvetica"/>
        </w:rPr>
        <w:t xml:space="preserve">to the </w:t>
      </w:r>
      <w:r w:rsidRPr="00E957FF">
        <w:rPr>
          <w:rFonts w:ascii="Helvetica" w:hAnsi="Helvetica"/>
        </w:rPr>
        <w:t>oxidized species</w:t>
      </w:r>
      <w:r>
        <w:rPr>
          <w:rFonts w:ascii="Helvetica" w:hAnsi="Helvetica"/>
        </w:rPr>
        <w:t xml:space="preserve"> (color code</w:t>
      </w:r>
      <w:ins w:id="101" w:author="Hammes-Schiffer, Sharon" w:date="2019-03-05T13:40:00Z">
        <w:r w:rsidR="00C64864">
          <w:rPr>
            <w:rFonts w:ascii="Helvetica" w:hAnsi="Helvetica"/>
          </w:rPr>
          <w:t>d</w:t>
        </w:r>
      </w:ins>
      <w:r>
        <w:rPr>
          <w:rFonts w:ascii="Helvetica" w:hAnsi="Helvetica"/>
        </w:rPr>
        <w:t xml:space="preserve"> as in Fig. 2</w:t>
      </w:r>
      <w:r w:rsidRPr="00246D1F">
        <w:rPr>
          <w:rFonts w:ascii="Helvetica" w:hAnsi="Helvetica"/>
        </w:rPr>
        <w:t>)</w:t>
      </w:r>
      <w:r w:rsidR="0039064A" w:rsidRPr="00246D1F">
        <w:rPr>
          <w:rFonts w:ascii="Helvetica" w:hAnsi="Helvetica"/>
        </w:rPr>
        <w:t xml:space="preserve"> following </w:t>
      </w:r>
      <w:r w:rsidR="0039064A" w:rsidRPr="0050753C">
        <w:rPr>
          <w:rFonts w:ascii="Helvetica" w:hAnsi="Helvetica"/>
        </w:rPr>
        <w:t>polarization in 50 mV increments to generate increasing amounts of the oxidized species</w:t>
      </w:r>
      <w:r w:rsidRPr="0050753C">
        <w:rPr>
          <w:rFonts w:ascii="Helvetica" w:hAnsi="Helvetica"/>
        </w:rPr>
        <w:t>. Black lines correspond to the neutral species</w:t>
      </w:r>
      <w:ins w:id="102" w:author="Hammes-Schiffer, Sharon" w:date="2019-03-05T13:41:00Z">
        <w:r w:rsidR="00C64864">
          <w:rPr>
            <w:rFonts w:ascii="Helvetica" w:hAnsi="Helvetica"/>
          </w:rPr>
          <w:t>,</w:t>
        </w:r>
      </w:ins>
      <w:r w:rsidRPr="0050753C">
        <w:rPr>
          <w:rFonts w:ascii="Helvetica" w:hAnsi="Helvetica"/>
        </w:rPr>
        <w:t xml:space="preserve"> and </w:t>
      </w:r>
      <w:r w:rsidR="0039064A" w:rsidRPr="0050753C">
        <w:rPr>
          <w:rFonts w:ascii="Helvetica" w:hAnsi="Helvetica"/>
        </w:rPr>
        <w:t>the do</w:t>
      </w:r>
      <w:r w:rsidR="007C0982" w:rsidRPr="0050753C">
        <w:rPr>
          <w:rFonts w:ascii="Helvetica" w:hAnsi="Helvetica"/>
        </w:rPr>
        <w:t>t</w:t>
      </w:r>
      <w:r w:rsidR="0039064A" w:rsidRPr="0050753C">
        <w:rPr>
          <w:rFonts w:ascii="Helvetica" w:hAnsi="Helvetica"/>
        </w:rPr>
        <w:t>ted line</w:t>
      </w:r>
      <w:r w:rsidR="007C0982" w:rsidRPr="0050753C">
        <w:rPr>
          <w:rFonts w:ascii="Helvetica" w:hAnsi="Helvetica"/>
        </w:rPr>
        <w:t xml:space="preserve"> in </w:t>
      </w:r>
      <w:r w:rsidR="007C0982" w:rsidRPr="0050753C">
        <w:rPr>
          <w:rFonts w:ascii="Helvetica" w:hAnsi="Helvetica"/>
          <w:b/>
        </w:rPr>
        <w:t>D</w:t>
      </w:r>
      <w:r w:rsidR="0039064A" w:rsidRPr="0050753C">
        <w:rPr>
          <w:rFonts w:ascii="Helvetica" w:hAnsi="Helvetica"/>
        </w:rPr>
        <w:t xml:space="preserve"> correspond</w:t>
      </w:r>
      <w:r w:rsidR="007C0982" w:rsidRPr="0050753C">
        <w:rPr>
          <w:rFonts w:ascii="Helvetica" w:hAnsi="Helvetica"/>
        </w:rPr>
        <w:t>s</w:t>
      </w:r>
      <w:r w:rsidR="0039064A" w:rsidRPr="0050753C">
        <w:rPr>
          <w:rFonts w:ascii="Helvetica" w:hAnsi="Helvetica"/>
        </w:rPr>
        <w:t xml:space="preserve"> to the spectra obtained </w:t>
      </w:r>
      <w:r w:rsidR="000B04F8" w:rsidRPr="0050753C">
        <w:rPr>
          <w:rFonts w:ascii="Helvetica" w:hAnsi="Helvetica"/>
        </w:rPr>
        <w:t xml:space="preserve">upon polarizing the </w:t>
      </w:r>
      <w:r w:rsidR="000B04F8" w:rsidRPr="00246D1F">
        <w:rPr>
          <w:rFonts w:ascii="Helvetica" w:hAnsi="Helvetica"/>
        </w:rPr>
        <w:t xml:space="preserve">solution </w:t>
      </w:r>
      <w:r w:rsidR="007C0982" w:rsidRPr="00246D1F">
        <w:rPr>
          <w:rFonts w:ascii="Helvetica" w:hAnsi="Helvetica"/>
        </w:rPr>
        <w:t>to reducing potentials</w:t>
      </w:r>
      <w:r w:rsidR="0039064A" w:rsidRPr="00246D1F">
        <w:rPr>
          <w:rFonts w:ascii="Helvetica" w:hAnsi="Helvetica"/>
        </w:rPr>
        <w:t xml:space="preserve"> after </w:t>
      </w:r>
      <w:r w:rsidR="007C0982" w:rsidRPr="00246D1F">
        <w:rPr>
          <w:rFonts w:ascii="Helvetica" w:hAnsi="Helvetica"/>
        </w:rPr>
        <w:t>polarizing for 2</w:t>
      </w:r>
      <w:r w:rsidR="0039064A" w:rsidRPr="00246D1F">
        <w:rPr>
          <w:rFonts w:ascii="Helvetica" w:hAnsi="Helvetica"/>
        </w:rPr>
        <w:t xml:space="preserve"> min at </w:t>
      </w:r>
      <w:r w:rsidR="007C0982" w:rsidRPr="00246D1F">
        <w:rPr>
          <w:rFonts w:ascii="Helvetica" w:hAnsi="Helvetica"/>
        </w:rPr>
        <w:t xml:space="preserve">a potential required to deplete </w:t>
      </w:r>
      <w:r w:rsidR="0039064A" w:rsidRPr="00246D1F">
        <w:rPr>
          <w:rFonts w:ascii="Helvetica" w:hAnsi="Helvetica"/>
          <w:b/>
        </w:rPr>
        <w:t>4</w:t>
      </w:r>
      <w:r w:rsidR="007C0982" w:rsidRPr="00246D1F">
        <w:rPr>
          <w:rFonts w:ascii="Helvetica" w:hAnsi="Helvetica"/>
        </w:rPr>
        <w:t xml:space="preserve"> within the path of the optical probe.</w:t>
      </w:r>
      <w:r w:rsidRPr="00246D1F">
        <w:t xml:space="preserve"> </w:t>
      </w:r>
      <w:r w:rsidRPr="00246D1F">
        <w:rPr>
          <w:rFonts w:ascii="Arial" w:hAnsi="Arial" w:cs="Arial"/>
        </w:rPr>
        <w:t>The</w:t>
      </w:r>
      <w:r w:rsidRPr="004B408D">
        <w:rPr>
          <w:rFonts w:ascii="Arial" w:hAnsi="Arial" w:cs="Arial"/>
        </w:rPr>
        <w:t xml:space="preserve"> </w:t>
      </w:r>
      <w:commentRangeStart w:id="103"/>
      <w:r w:rsidRPr="004B408D">
        <w:rPr>
          <w:rFonts w:ascii="Arial" w:hAnsi="Arial" w:cs="Arial"/>
        </w:rPr>
        <w:t xml:space="preserve">arrows </w:t>
      </w:r>
      <w:commentRangeEnd w:id="103"/>
      <w:r w:rsidR="00C64864">
        <w:rPr>
          <w:rStyle w:val="CommentReference"/>
          <w:rFonts w:ascii="Calibri" w:eastAsia="Calibri" w:hAnsi="Calibri"/>
        </w:rPr>
        <w:commentReference w:id="103"/>
      </w:r>
      <w:r w:rsidRPr="004B408D">
        <w:rPr>
          <w:rFonts w:ascii="Arial" w:hAnsi="Arial" w:cs="Arial"/>
        </w:rPr>
        <w:t xml:space="preserve">show the </w:t>
      </w:r>
      <w:r w:rsidRPr="004B408D">
        <w:rPr>
          <w:rFonts w:ascii="Arial" w:hAnsi="Arial" w:cs="Arial"/>
        </w:rPr>
        <w:lastRenderedPageBreak/>
        <w:t>appearance of the characteristic band for either the benzimidazolium ion (</w:t>
      </w:r>
      <w:r w:rsidRPr="004B408D">
        <w:rPr>
          <w:rFonts w:ascii="Arial" w:hAnsi="Arial" w:cs="Arial"/>
          <w:b/>
        </w:rPr>
        <w:t>1</w:t>
      </w:r>
      <w:r w:rsidRPr="004B408D">
        <w:rPr>
          <w:rFonts w:ascii="Arial" w:hAnsi="Arial" w:cs="Arial"/>
        </w:rPr>
        <w:t>) or the protonated imine (</w:t>
      </w:r>
      <w:r w:rsidRPr="004B408D">
        <w:rPr>
          <w:rFonts w:ascii="Arial" w:hAnsi="Arial" w:cs="Arial"/>
          <w:b/>
        </w:rPr>
        <w:t>2</w:t>
      </w:r>
      <w:r>
        <w:rPr>
          <w:rFonts w:ascii="Arial" w:hAnsi="Arial" w:cs="Arial"/>
        </w:rPr>
        <w:t>–</w:t>
      </w:r>
      <w:r w:rsidRPr="004B408D">
        <w:rPr>
          <w:rFonts w:ascii="Arial" w:hAnsi="Arial" w:cs="Arial"/>
          <w:b/>
        </w:rPr>
        <w:t>4</w:t>
      </w:r>
      <w:r w:rsidRPr="004B408D">
        <w:rPr>
          <w:rFonts w:ascii="Arial" w:hAnsi="Arial" w:cs="Arial"/>
        </w:rPr>
        <w:t>).</w:t>
      </w:r>
      <w:r>
        <w:rPr>
          <w:rFonts w:ascii="Helvetica" w:hAnsi="Helvetica"/>
        </w:rPr>
        <w:t xml:space="preserve"> </w:t>
      </w:r>
      <w:r w:rsidRPr="00F845CD">
        <w:rPr>
          <w:rFonts w:ascii="Helvetica" w:hAnsi="Helvetica"/>
        </w:rPr>
        <w:t xml:space="preserve"> </w:t>
      </w:r>
    </w:p>
    <w:p w14:paraId="3121D1AE" w14:textId="77777777" w:rsidR="00A456F5" w:rsidRPr="006F0E50" w:rsidRDefault="00A456F5" w:rsidP="00A456F5">
      <w:pPr>
        <w:spacing w:line="480" w:lineRule="auto"/>
        <w:jc w:val="both"/>
        <w:rPr>
          <w:rFonts w:ascii="Helvetica" w:hAnsi="Helvetica"/>
        </w:rPr>
      </w:pPr>
    </w:p>
    <w:p w14:paraId="7975DF38" w14:textId="38076F92" w:rsidR="00A456F5" w:rsidRPr="00E428B5" w:rsidRDefault="00A456F5" w:rsidP="00A456F5">
      <w:pPr>
        <w:spacing w:after="120" w:line="480" w:lineRule="auto"/>
        <w:jc w:val="both"/>
        <w:rPr>
          <w:rFonts w:ascii="Helvetica" w:hAnsi="Helvetica"/>
        </w:rPr>
      </w:pPr>
      <w:r w:rsidRPr="0050753C">
        <w:rPr>
          <w:rFonts w:ascii="Helvetica" w:hAnsi="Helvetica"/>
        </w:rPr>
        <w:t>In the high-frequency region (3500–3200 cm</w:t>
      </w:r>
      <w:r w:rsidRPr="0050753C">
        <w:rPr>
          <w:rFonts w:ascii="Helvetica" w:hAnsi="Helvetica"/>
          <w:vertAlign w:val="superscript"/>
        </w:rPr>
        <w:t>-1</w:t>
      </w:r>
      <w:r w:rsidRPr="0050753C">
        <w:rPr>
          <w:rFonts w:ascii="Helvetica" w:hAnsi="Helvetica"/>
        </w:rPr>
        <w:t xml:space="preserve">, see SI) of </w:t>
      </w:r>
      <w:r w:rsidR="005D7715" w:rsidRPr="0050753C">
        <w:rPr>
          <w:rFonts w:ascii="Helvetica" w:hAnsi="Helvetica"/>
          <w:b/>
        </w:rPr>
        <w:t>2</w:t>
      </w:r>
      <w:r w:rsidR="00022494" w:rsidRPr="0050753C">
        <w:rPr>
          <w:rFonts w:ascii="Helvetica" w:hAnsi="Helvetica"/>
        </w:rPr>
        <w:t>–</w:t>
      </w:r>
      <w:r w:rsidR="00022494" w:rsidRPr="0050753C">
        <w:rPr>
          <w:rFonts w:ascii="Helvetica" w:hAnsi="Helvetica"/>
          <w:b/>
        </w:rPr>
        <w:t>4</w:t>
      </w:r>
      <w:ins w:id="104" w:author="Hammes-Schiffer, Sharon" w:date="2019-03-05T13:44:00Z">
        <w:r w:rsidR="00C64864">
          <w:rPr>
            <w:rFonts w:ascii="Helvetica" w:hAnsi="Helvetica"/>
          </w:rPr>
          <w:t>,</w:t>
        </w:r>
      </w:ins>
      <w:r w:rsidR="00022494" w:rsidRPr="0050753C">
        <w:rPr>
          <w:rFonts w:ascii="Helvetica" w:hAnsi="Helvetica"/>
        </w:rPr>
        <w:t xml:space="preserve"> </w:t>
      </w:r>
      <w:r w:rsidRPr="0050753C">
        <w:rPr>
          <w:rFonts w:ascii="Helvetica" w:hAnsi="Helvetica"/>
        </w:rPr>
        <w:t>the band</w:t>
      </w:r>
      <w:r w:rsidR="00667632" w:rsidRPr="0050753C">
        <w:rPr>
          <w:rFonts w:ascii="Helvetica" w:hAnsi="Helvetica"/>
        </w:rPr>
        <w:t>s</w:t>
      </w:r>
      <w:r w:rsidRPr="0050753C">
        <w:rPr>
          <w:rFonts w:ascii="Helvetica" w:hAnsi="Helvetica"/>
        </w:rPr>
        <w:t xml:space="preserve"> at ~ 3370 cm</w:t>
      </w:r>
      <w:r w:rsidRPr="0050753C">
        <w:rPr>
          <w:rFonts w:ascii="Helvetica" w:hAnsi="Helvetica"/>
          <w:vertAlign w:val="superscript"/>
        </w:rPr>
        <w:t>-1</w:t>
      </w:r>
      <w:r w:rsidRPr="0050753C">
        <w:rPr>
          <w:rFonts w:ascii="Helvetica" w:hAnsi="Helvetica"/>
        </w:rPr>
        <w:t xml:space="preserve"> correspond to the imidazole NH stretching</w:t>
      </w:r>
      <w:r w:rsidR="008E3A40" w:rsidRPr="0050753C">
        <w:rPr>
          <w:rFonts w:ascii="Helvetica" w:hAnsi="Helvetica"/>
        </w:rPr>
        <w:t xml:space="preserve"> and are sensitive to hydrogen bonding. </w:t>
      </w:r>
      <w:r w:rsidR="00BD6762" w:rsidRPr="0050753C">
        <w:rPr>
          <w:rFonts w:ascii="Helvetica" w:hAnsi="Helvetica"/>
        </w:rPr>
        <w:t xml:space="preserve">The similarity of the spectra </w:t>
      </w:r>
      <w:r w:rsidR="00BD6762">
        <w:rPr>
          <w:rFonts w:ascii="Helvetica" w:hAnsi="Helvetica"/>
        </w:rPr>
        <w:t xml:space="preserve">before and after </w:t>
      </w:r>
      <w:r w:rsidRPr="00E428B5">
        <w:rPr>
          <w:rFonts w:ascii="Helvetica" w:hAnsi="Helvetica"/>
        </w:rPr>
        <w:t>oxidation of the phenol indicat</w:t>
      </w:r>
      <w:r w:rsidR="00BD6762">
        <w:rPr>
          <w:rFonts w:ascii="Helvetica" w:hAnsi="Helvetica"/>
        </w:rPr>
        <w:t>e</w:t>
      </w:r>
      <w:ins w:id="105" w:author="Hammes-Schiffer, Sharon" w:date="2019-03-05T13:44:00Z">
        <w:r w:rsidR="00C64864">
          <w:rPr>
            <w:rFonts w:ascii="Helvetica" w:hAnsi="Helvetica"/>
          </w:rPr>
          <w:t>s that</w:t>
        </w:r>
      </w:ins>
      <w:r w:rsidRPr="00E428B5">
        <w:rPr>
          <w:rFonts w:ascii="Helvetica" w:hAnsi="Helvetica"/>
        </w:rPr>
        <w:t xml:space="preserve"> the hydrogen bond network persis</w:t>
      </w:r>
      <w:r>
        <w:rPr>
          <w:rFonts w:ascii="Helvetica" w:hAnsi="Helvetica"/>
        </w:rPr>
        <w:t>ts</w:t>
      </w:r>
      <w:r w:rsidRPr="00E428B5">
        <w:rPr>
          <w:rFonts w:ascii="Helvetica" w:hAnsi="Helvetica"/>
        </w:rPr>
        <w:t xml:space="preserve">, a precondition for the reversibility of the process. </w:t>
      </w:r>
      <w:r w:rsidR="00022494">
        <w:rPr>
          <w:rFonts w:ascii="Helvetica" w:hAnsi="Helvetica"/>
        </w:rPr>
        <w:t xml:space="preserve">In </w:t>
      </w:r>
      <w:r w:rsidR="00022494" w:rsidRPr="00246D1F">
        <w:rPr>
          <w:rFonts w:ascii="Helvetica" w:hAnsi="Helvetica"/>
          <w:b/>
        </w:rPr>
        <w:t>1</w:t>
      </w:r>
      <w:r w:rsidR="00BD6762">
        <w:rPr>
          <w:rFonts w:ascii="Helvetica" w:hAnsi="Helvetica"/>
          <w:b/>
        </w:rPr>
        <w:t>,</w:t>
      </w:r>
      <w:r w:rsidR="00022494">
        <w:rPr>
          <w:rFonts w:ascii="Helvetica" w:hAnsi="Helvetica"/>
        </w:rPr>
        <w:t xml:space="preserve"> </w:t>
      </w:r>
      <w:r w:rsidR="00BD6762">
        <w:rPr>
          <w:rFonts w:ascii="Helvetica" w:hAnsi="Helvetica"/>
        </w:rPr>
        <w:t>the</w:t>
      </w:r>
      <w:r w:rsidR="00022494">
        <w:rPr>
          <w:rFonts w:ascii="Helvetica" w:hAnsi="Helvetica"/>
        </w:rPr>
        <w:t xml:space="preserve"> strong b</w:t>
      </w:r>
      <w:r w:rsidR="003D0BAE">
        <w:rPr>
          <w:rFonts w:ascii="Helvetica" w:hAnsi="Helvetica"/>
        </w:rPr>
        <w:t>road</w:t>
      </w:r>
      <w:r w:rsidR="00022494">
        <w:rPr>
          <w:rFonts w:ascii="Helvetica" w:hAnsi="Helvetica"/>
        </w:rPr>
        <w:t xml:space="preserve"> band with ma</w:t>
      </w:r>
      <w:r w:rsidR="003D0BAE">
        <w:rPr>
          <w:rFonts w:ascii="Helvetica" w:hAnsi="Helvetica"/>
        </w:rPr>
        <w:t>x</w:t>
      </w:r>
      <w:r w:rsidR="00022494">
        <w:rPr>
          <w:rFonts w:ascii="Helvetica" w:hAnsi="Helvetica"/>
        </w:rPr>
        <w:t>imum at 331</w:t>
      </w:r>
      <w:r w:rsidR="005D7715">
        <w:rPr>
          <w:rFonts w:ascii="Helvetica" w:hAnsi="Helvetica"/>
        </w:rPr>
        <w:t>6</w:t>
      </w:r>
      <w:r w:rsidR="00022494">
        <w:rPr>
          <w:rFonts w:ascii="Helvetica" w:hAnsi="Helvetica"/>
        </w:rPr>
        <w:t xml:space="preserve"> cm</w:t>
      </w:r>
      <w:r w:rsidR="00022494" w:rsidRPr="00246D1F">
        <w:rPr>
          <w:rFonts w:ascii="Helvetica" w:hAnsi="Helvetica"/>
          <w:vertAlign w:val="superscript"/>
        </w:rPr>
        <w:t>-1</w:t>
      </w:r>
      <w:r w:rsidR="00022494">
        <w:rPr>
          <w:rFonts w:ascii="Helvetica" w:hAnsi="Helvetica"/>
        </w:rPr>
        <w:t xml:space="preserve"> </w:t>
      </w:r>
      <w:r w:rsidR="003D0BAE">
        <w:rPr>
          <w:rFonts w:ascii="Helvetica" w:hAnsi="Helvetica"/>
        </w:rPr>
        <w:t>correspond</w:t>
      </w:r>
      <w:r w:rsidR="00BD6762">
        <w:rPr>
          <w:rFonts w:ascii="Helvetica" w:hAnsi="Helvetica"/>
        </w:rPr>
        <w:t>s</w:t>
      </w:r>
      <w:r w:rsidR="003D0BAE">
        <w:rPr>
          <w:rFonts w:ascii="Helvetica" w:hAnsi="Helvetica"/>
        </w:rPr>
        <w:t xml:space="preserve"> to the formation of the benzimidazolium ion</w:t>
      </w:r>
      <w:r w:rsidR="00BD6762">
        <w:rPr>
          <w:rFonts w:ascii="Helvetica" w:hAnsi="Helvetica"/>
        </w:rPr>
        <w:t>; the an</w:t>
      </w:r>
      <w:ins w:id="106" w:author="Hammes-Schiffer, Sharon" w:date="2019-03-05T13:45:00Z">
        <w:r w:rsidR="00C64864">
          <w:rPr>
            <w:rFonts w:ascii="Helvetica" w:hAnsi="Helvetica"/>
          </w:rPr>
          <w:t>a</w:t>
        </w:r>
      </w:ins>
      <w:r w:rsidR="00BD6762">
        <w:rPr>
          <w:rFonts w:ascii="Helvetica" w:hAnsi="Helvetica"/>
        </w:rPr>
        <w:t>logous</w:t>
      </w:r>
      <w:r w:rsidR="003D0BAE">
        <w:rPr>
          <w:rFonts w:ascii="Helvetica" w:hAnsi="Helvetica"/>
        </w:rPr>
        <w:t xml:space="preserve"> band is absent in the IRSEC of </w:t>
      </w:r>
      <w:r w:rsidR="003D0BAE" w:rsidRPr="00246D1F">
        <w:rPr>
          <w:rFonts w:ascii="Helvetica" w:hAnsi="Helvetica"/>
          <w:b/>
        </w:rPr>
        <w:t>2</w:t>
      </w:r>
      <w:r w:rsidR="003D0BAE">
        <w:rPr>
          <w:rFonts w:ascii="Helvetica" w:hAnsi="Helvetica"/>
        </w:rPr>
        <w:t>–</w:t>
      </w:r>
      <w:r w:rsidR="003D0BAE" w:rsidRPr="00246D1F">
        <w:rPr>
          <w:rFonts w:ascii="Helvetica" w:hAnsi="Helvetica"/>
          <w:b/>
        </w:rPr>
        <w:t>4</w:t>
      </w:r>
      <w:r w:rsidR="003D0BAE">
        <w:rPr>
          <w:rFonts w:ascii="Helvetica" w:hAnsi="Helvetica"/>
        </w:rPr>
        <w:t xml:space="preserve">. </w:t>
      </w:r>
    </w:p>
    <w:p w14:paraId="56619601" w14:textId="2D00C352" w:rsidR="00462E97" w:rsidRPr="0050753C" w:rsidRDefault="00A456F5" w:rsidP="00246D1F">
      <w:pPr>
        <w:spacing w:after="120" w:line="480" w:lineRule="auto"/>
        <w:jc w:val="both"/>
        <w:rPr>
          <w:rFonts w:ascii="Helvetica" w:hAnsi="Helvetica" w:cs="Arial"/>
        </w:rPr>
      </w:pPr>
      <w:r w:rsidRPr="001A6D1B">
        <w:rPr>
          <w:rFonts w:ascii="Helvetica" w:hAnsi="Helvetica" w:cs="Arial"/>
        </w:rPr>
        <w:t xml:space="preserve">The reversible </w:t>
      </w:r>
      <w:r w:rsidR="00B56E9F" w:rsidRPr="001A6D1B">
        <w:rPr>
          <w:rFonts w:ascii="Helvetica" w:hAnsi="Helvetica" w:cs="Arial"/>
        </w:rPr>
        <w:t xml:space="preserve">electrochemical </w:t>
      </w:r>
      <w:r w:rsidRPr="001A6D1B">
        <w:rPr>
          <w:rFonts w:ascii="Helvetica" w:hAnsi="Helvetica" w:cs="Arial"/>
        </w:rPr>
        <w:t xml:space="preserve">oxidation of </w:t>
      </w:r>
      <w:r w:rsidRPr="001A6D1B">
        <w:rPr>
          <w:rFonts w:ascii="Helvetica" w:hAnsi="Helvetica" w:cs="Arial"/>
          <w:b/>
        </w:rPr>
        <w:t>4</w:t>
      </w:r>
      <w:r w:rsidRPr="001A6D1B">
        <w:rPr>
          <w:rFonts w:ascii="Helvetica" w:hAnsi="Helvetica" w:cs="Arial"/>
        </w:rPr>
        <w:t xml:space="preserve"> is depicted in </w:t>
      </w:r>
      <w:commentRangeStart w:id="107"/>
      <w:r w:rsidRPr="001A6D1B">
        <w:rPr>
          <w:rFonts w:ascii="Helvetica" w:hAnsi="Helvetica" w:cs="Arial"/>
        </w:rPr>
        <w:t>Fig</w:t>
      </w:r>
      <w:del w:id="108" w:author="Hammes-Schiffer, Sharon" w:date="2019-03-05T13:45:00Z">
        <w:r w:rsidRPr="001A6D1B" w:rsidDel="00C64864">
          <w:rPr>
            <w:rFonts w:ascii="Helvetica" w:hAnsi="Helvetica" w:cs="Arial"/>
          </w:rPr>
          <w:delText xml:space="preserve">, </w:delText>
        </w:r>
      </w:del>
      <w:ins w:id="109" w:author="Hammes-Schiffer, Sharon" w:date="2019-03-05T13:45:00Z">
        <w:r w:rsidR="00C64864">
          <w:rPr>
            <w:rFonts w:ascii="Helvetica" w:hAnsi="Helvetica" w:cs="Arial"/>
          </w:rPr>
          <w:t>.</w:t>
        </w:r>
        <w:r w:rsidR="00C64864" w:rsidRPr="001A6D1B">
          <w:rPr>
            <w:rFonts w:ascii="Helvetica" w:hAnsi="Helvetica" w:cs="Arial"/>
          </w:rPr>
          <w:t xml:space="preserve"> </w:t>
        </w:r>
      </w:ins>
      <w:r w:rsidRPr="001A6D1B">
        <w:rPr>
          <w:rFonts w:ascii="Helvetica" w:hAnsi="Helvetica" w:cs="Arial"/>
        </w:rPr>
        <w:t>3 D</w:t>
      </w:r>
      <w:commentRangeEnd w:id="107"/>
      <w:r w:rsidR="00C64864">
        <w:rPr>
          <w:rStyle w:val="CommentReference"/>
          <w:rFonts w:ascii="Calibri" w:eastAsia="Calibri" w:hAnsi="Calibri"/>
        </w:rPr>
        <w:commentReference w:id="107"/>
      </w:r>
      <w:r w:rsidRPr="001A6D1B">
        <w:rPr>
          <w:rFonts w:ascii="Helvetica" w:hAnsi="Helvetica" w:cs="Arial"/>
        </w:rPr>
        <w:t xml:space="preserve">. </w:t>
      </w:r>
      <w:r w:rsidRPr="0050753C">
        <w:rPr>
          <w:rFonts w:ascii="Helvetica" w:hAnsi="Helvetica" w:cs="Arial"/>
        </w:rPr>
        <w:t>It is remarkable that</w:t>
      </w:r>
      <w:r w:rsidRPr="001A6D1B">
        <w:rPr>
          <w:rFonts w:ascii="Helvetica" w:hAnsi="Helvetica" w:cs="Arial"/>
        </w:rPr>
        <w:t xml:space="preserve"> upon reduction of the </w:t>
      </w:r>
      <w:proofErr w:type="spellStart"/>
      <w:r w:rsidRPr="001A6D1B">
        <w:rPr>
          <w:rFonts w:ascii="Helvetica" w:hAnsi="Helvetica" w:cs="Arial"/>
        </w:rPr>
        <w:t>phenoxyl</w:t>
      </w:r>
      <w:proofErr w:type="spellEnd"/>
      <w:r w:rsidRPr="001A6D1B">
        <w:rPr>
          <w:rFonts w:ascii="Helvetica" w:hAnsi="Helvetica" w:cs="Arial"/>
        </w:rPr>
        <w:t xml:space="preserve"> radical a reversal of the </w:t>
      </w:r>
      <w:r w:rsidRPr="0050753C">
        <w:rPr>
          <w:rFonts w:ascii="Helvetica" w:hAnsi="Helvetica" w:cs="Arial"/>
        </w:rPr>
        <w:t xml:space="preserve">four proton </w:t>
      </w:r>
      <w:r w:rsidR="00F45082" w:rsidRPr="0050753C">
        <w:rPr>
          <w:rFonts w:ascii="Helvetica" w:hAnsi="Helvetica" w:cs="Arial"/>
        </w:rPr>
        <w:t xml:space="preserve">translocation </w:t>
      </w:r>
      <w:r w:rsidRPr="0050753C">
        <w:rPr>
          <w:rFonts w:ascii="Helvetica" w:hAnsi="Helvetica" w:cs="Arial"/>
        </w:rPr>
        <w:t>takes place</w:t>
      </w:r>
      <w:r w:rsidRPr="001A6D1B">
        <w:rPr>
          <w:rFonts w:ascii="Helvetica" w:hAnsi="Helvetica" w:cs="Arial"/>
        </w:rPr>
        <w:t xml:space="preserve"> and, within experimental error, perfect recovery of the initial neutral species of </w:t>
      </w:r>
      <w:r w:rsidRPr="001A6D1B">
        <w:rPr>
          <w:rFonts w:ascii="Helvetica" w:hAnsi="Helvetica" w:cs="Arial"/>
          <w:b/>
        </w:rPr>
        <w:t>4</w:t>
      </w:r>
      <w:r w:rsidRPr="001A6D1B">
        <w:rPr>
          <w:rFonts w:ascii="Helvetica" w:hAnsi="Helvetica" w:cs="Arial"/>
        </w:rPr>
        <w:t xml:space="preserve"> is observed. No less certain reversibility is observed for compounds </w:t>
      </w:r>
      <w:r w:rsidRPr="001A6D1B">
        <w:rPr>
          <w:rFonts w:ascii="Helvetica" w:hAnsi="Helvetica" w:cs="Arial"/>
          <w:b/>
        </w:rPr>
        <w:t>1</w:t>
      </w:r>
      <w:r w:rsidRPr="001A6D1B">
        <w:rPr>
          <w:rFonts w:ascii="Helvetica" w:hAnsi="Helvetica" w:cs="Arial"/>
        </w:rPr>
        <w:t>–</w:t>
      </w:r>
      <w:r w:rsidRPr="001A6D1B">
        <w:rPr>
          <w:rFonts w:ascii="Helvetica" w:hAnsi="Helvetica" w:cs="Arial"/>
          <w:b/>
        </w:rPr>
        <w:t xml:space="preserve">3 </w:t>
      </w:r>
      <w:r w:rsidRPr="001A6D1B">
        <w:rPr>
          <w:rFonts w:ascii="Helvetica" w:hAnsi="Helvetica" w:cs="Arial"/>
        </w:rPr>
        <w:t>(</w:t>
      </w:r>
      <w:proofErr w:type="spellStart"/>
      <w:r w:rsidRPr="001A6D1B">
        <w:rPr>
          <w:rFonts w:ascii="Helvetica" w:hAnsi="Helvetica" w:cs="Arial"/>
        </w:rPr>
        <w:t>Fig.</w:t>
      </w:r>
      <w:r w:rsidR="00F45082" w:rsidRPr="001A6D1B">
        <w:rPr>
          <w:rFonts w:ascii="Helvetica" w:hAnsi="Helvetica" w:cs="Arial"/>
        </w:rPr>
        <w:t>xx</w:t>
      </w:r>
      <w:proofErr w:type="spellEnd"/>
      <w:r w:rsidR="00F45082" w:rsidRPr="001A6D1B">
        <w:rPr>
          <w:rFonts w:ascii="Helvetica" w:hAnsi="Helvetica" w:cs="Arial"/>
        </w:rPr>
        <w:t xml:space="preserve"> SI</w:t>
      </w:r>
      <w:r w:rsidRPr="001A6D1B">
        <w:rPr>
          <w:rFonts w:ascii="Helvetica" w:hAnsi="Helvetica" w:cs="Arial"/>
        </w:rPr>
        <w:t>).</w:t>
      </w:r>
      <w:r w:rsidR="00462E97" w:rsidRPr="001A6D1B">
        <w:rPr>
          <w:rFonts w:ascii="Helvetica" w:hAnsi="Helvetica" w:cs="Arial"/>
        </w:rPr>
        <w:t xml:space="preserve"> </w:t>
      </w:r>
      <w:r w:rsidR="001A6D1B" w:rsidRPr="00246D1F">
        <w:rPr>
          <w:rFonts w:ascii="Helvetica" w:hAnsi="Helvetica" w:cs="Arial"/>
          <w:bCs/>
          <w:color w:val="222222"/>
        </w:rPr>
        <w:t>T</w:t>
      </w:r>
      <w:r w:rsidR="00462E97" w:rsidRPr="0050753C">
        <w:rPr>
          <w:rFonts w:ascii="Helvetica" w:hAnsi="Helvetica" w:cs="Arial"/>
          <w:bCs/>
          <w:color w:val="222222"/>
        </w:rPr>
        <w:t xml:space="preserve">he chemical reversibility of the </w:t>
      </w:r>
      <w:proofErr w:type="spellStart"/>
      <w:r w:rsidR="00462E97" w:rsidRPr="0050753C">
        <w:rPr>
          <w:rFonts w:ascii="Helvetica" w:hAnsi="Helvetica" w:cs="Arial"/>
          <w:bCs/>
          <w:color w:val="222222"/>
        </w:rPr>
        <w:t>phenoxyl</w:t>
      </w:r>
      <w:proofErr w:type="spellEnd"/>
      <w:r w:rsidR="00462E97" w:rsidRPr="0050753C">
        <w:rPr>
          <w:rFonts w:ascii="Helvetica" w:hAnsi="Helvetica" w:cs="Arial"/>
          <w:bCs/>
          <w:color w:val="222222"/>
        </w:rPr>
        <w:t>/phenol couple is </w:t>
      </w:r>
      <w:r w:rsidR="0050753C">
        <w:rPr>
          <w:rFonts w:ascii="Helvetica" w:hAnsi="Helvetica" w:cs="Arial"/>
          <w:bCs/>
          <w:color w:val="222222"/>
        </w:rPr>
        <w:t xml:space="preserve">attributed </w:t>
      </w:r>
      <w:r w:rsidR="00462E97" w:rsidRPr="0050753C">
        <w:rPr>
          <w:rFonts w:ascii="Helvetica" w:hAnsi="Helvetica" w:cs="Arial"/>
          <w:bCs/>
          <w:color w:val="222222"/>
        </w:rPr>
        <w:t>to the ability of the proton to shuttle between acidic and basic sites comprising the H-bond network via intramolecul</w:t>
      </w:r>
      <w:r w:rsidR="001A6D1B">
        <w:rPr>
          <w:rFonts w:ascii="Helvetica" w:hAnsi="Helvetica" w:cs="Arial"/>
          <w:bCs/>
          <w:color w:val="222222"/>
        </w:rPr>
        <w:t>a</w:t>
      </w:r>
      <w:r w:rsidR="00462E97" w:rsidRPr="0050753C">
        <w:rPr>
          <w:rFonts w:ascii="Helvetica" w:hAnsi="Helvetica" w:cs="Arial"/>
          <w:bCs/>
          <w:color w:val="222222"/>
        </w:rPr>
        <w:t xml:space="preserve">r </w:t>
      </w:r>
      <w:r w:rsidR="0050753C">
        <w:rPr>
          <w:rFonts w:ascii="Helvetica" w:hAnsi="Helvetica" w:cs="Arial"/>
          <w:bCs/>
          <w:color w:val="222222"/>
        </w:rPr>
        <w:t>processes.</w:t>
      </w:r>
    </w:p>
    <w:p w14:paraId="5F05E49C" w14:textId="75EC5E46" w:rsidR="00A456F5" w:rsidRDefault="00A456F5" w:rsidP="00A456F5">
      <w:pPr>
        <w:spacing w:line="480" w:lineRule="auto"/>
        <w:jc w:val="both"/>
        <w:rPr>
          <w:rFonts w:ascii="Helvetica" w:hAnsi="Helvetica"/>
        </w:rPr>
      </w:pPr>
      <w:r>
        <w:rPr>
          <w:rFonts w:ascii="Helvetica" w:hAnsi="Helvetica"/>
        </w:rPr>
        <w:t xml:space="preserve">In summary, a series of four bioinspired, redox-driven, proton-translocating compounds have been designed and studied theoretically and experimentally. </w:t>
      </w:r>
      <w:r w:rsidRPr="00B26405">
        <w:rPr>
          <w:rFonts w:ascii="Helvetica" w:hAnsi="Helvetica"/>
        </w:rPr>
        <w:t xml:space="preserve">The results of </w:t>
      </w:r>
      <w:ins w:id="110" w:author="Hammes-Schiffer, Sharon" w:date="2019-03-05T13:46:00Z">
        <w:r w:rsidR="006B10D7">
          <w:rPr>
            <w:rFonts w:ascii="Helvetica" w:hAnsi="Helvetica"/>
          </w:rPr>
          <w:t xml:space="preserve">the </w:t>
        </w:r>
      </w:ins>
      <w:r w:rsidRPr="00B26405">
        <w:rPr>
          <w:rFonts w:ascii="Helvetica" w:hAnsi="Helvetica"/>
        </w:rPr>
        <w:t xml:space="preserve">IRSEC experiments are definitive – the one-electron oxidation of the phenol moiety of </w:t>
      </w:r>
      <w:r w:rsidRPr="00B26405">
        <w:rPr>
          <w:rFonts w:ascii="Helvetica" w:hAnsi="Helvetica"/>
          <w:b/>
        </w:rPr>
        <w:t>1</w:t>
      </w:r>
      <w:r w:rsidRPr="00B26405">
        <w:rPr>
          <w:rFonts w:ascii="Helvetica" w:hAnsi="Helvetica"/>
        </w:rPr>
        <w:t>–</w:t>
      </w:r>
      <w:r w:rsidRPr="00B26405">
        <w:rPr>
          <w:rFonts w:ascii="Helvetica" w:hAnsi="Helvetica"/>
          <w:b/>
        </w:rPr>
        <w:t>4</w:t>
      </w:r>
      <w:r w:rsidRPr="00B26405">
        <w:rPr>
          <w:rFonts w:ascii="Helvetica" w:hAnsi="Helvetica"/>
        </w:rPr>
        <w:t xml:space="preserve"> results in reversible, </w:t>
      </w:r>
      <w:r w:rsidRPr="00B26405">
        <w:rPr>
          <w:rFonts w:ascii="Symbol" w:hAnsi="Symbol"/>
        </w:rPr>
        <w:t></w:t>
      </w:r>
      <w:proofErr w:type="spellStart"/>
      <w:r w:rsidRPr="00B26405">
        <w:rPr>
          <w:rFonts w:ascii="Helvetica" w:hAnsi="Helvetica"/>
        </w:rPr>
        <w:t>p</w:t>
      </w:r>
      <w:r w:rsidRPr="00B26405">
        <w:rPr>
          <w:rFonts w:ascii="Helvetica" w:hAnsi="Helvetica"/>
          <w:i/>
        </w:rPr>
        <w:t>K</w:t>
      </w:r>
      <w:r w:rsidRPr="00B26405">
        <w:rPr>
          <w:rFonts w:ascii="Helvetica" w:hAnsi="Helvetica"/>
          <w:vertAlign w:val="subscript"/>
        </w:rPr>
        <w:t>a</w:t>
      </w:r>
      <w:proofErr w:type="spellEnd"/>
      <w:r w:rsidRPr="00B26405">
        <w:rPr>
          <w:rFonts w:ascii="Helvetica" w:hAnsi="Helvetica"/>
        </w:rPr>
        <w:t xml:space="preserve"> driven, proton rearrangements extending over ~</w:t>
      </w:r>
      <w:r w:rsidR="0017266E" w:rsidRPr="00B26405">
        <w:rPr>
          <w:rFonts w:ascii="Helvetica" w:hAnsi="Helvetica"/>
        </w:rPr>
        <w:t>2</w:t>
      </w:r>
      <w:r w:rsidRPr="00B26405">
        <w:rPr>
          <w:rFonts w:ascii="Helvetica" w:hAnsi="Helvetica"/>
        </w:rPr>
        <w:t>, ~7, ~1</w:t>
      </w:r>
      <w:r w:rsidR="0017266E" w:rsidRPr="00B26405">
        <w:rPr>
          <w:rFonts w:ascii="Helvetica" w:hAnsi="Helvetica"/>
        </w:rPr>
        <w:t>1</w:t>
      </w:r>
      <w:r w:rsidRPr="00EC2B59">
        <w:rPr>
          <w:rFonts w:ascii="Helvetica" w:hAnsi="Helvetica"/>
        </w:rPr>
        <w:t xml:space="preserve"> and ~16 </w:t>
      </w:r>
      <w:r w:rsidRPr="00EC2B59">
        <w:rPr>
          <w:rFonts w:ascii="Helvetica" w:hAnsi="Helvetica"/>
          <w:color w:val="000000"/>
        </w:rPr>
        <w:t>Å</w:t>
      </w:r>
      <w:r>
        <w:rPr>
          <w:rFonts w:ascii="Helvetica" w:hAnsi="Helvetica"/>
        </w:rPr>
        <w:t xml:space="preserve"> to the terminal proton acceptor in </w:t>
      </w:r>
      <w:r w:rsidRPr="000E3519">
        <w:rPr>
          <w:rFonts w:ascii="Helvetica" w:hAnsi="Helvetica"/>
          <w:b/>
        </w:rPr>
        <w:t>1</w:t>
      </w:r>
      <w:r>
        <w:rPr>
          <w:rFonts w:ascii="Helvetica" w:hAnsi="Helvetica"/>
        </w:rPr>
        <w:t xml:space="preserve">, </w:t>
      </w:r>
      <w:r w:rsidRPr="000E3519">
        <w:rPr>
          <w:rFonts w:ascii="Helvetica" w:hAnsi="Helvetica"/>
          <w:b/>
        </w:rPr>
        <w:t>2</w:t>
      </w:r>
      <w:r>
        <w:rPr>
          <w:rFonts w:ascii="Helvetica" w:hAnsi="Helvetica"/>
        </w:rPr>
        <w:t xml:space="preserve">, </w:t>
      </w:r>
      <w:r w:rsidRPr="000E3519">
        <w:rPr>
          <w:rFonts w:ascii="Helvetica" w:hAnsi="Helvetica"/>
          <w:b/>
        </w:rPr>
        <w:t>3</w:t>
      </w:r>
      <w:ins w:id="111" w:author="Hammes-Schiffer, Sharon" w:date="2019-03-05T13:47:00Z">
        <w:r w:rsidR="006B10D7">
          <w:rPr>
            <w:rFonts w:ascii="Helvetica" w:hAnsi="Helvetica"/>
          </w:rPr>
          <w:t>,</w:t>
        </w:r>
      </w:ins>
      <w:r>
        <w:rPr>
          <w:rFonts w:ascii="Helvetica" w:hAnsi="Helvetica"/>
        </w:rPr>
        <w:t xml:space="preserve"> and </w:t>
      </w:r>
      <w:r w:rsidRPr="000E3519">
        <w:rPr>
          <w:rFonts w:ascii="Helvetica" w:hAnsi="Helvetica"/>
          <w:b/>
        </w:rPr>
        <w:t>4</w:t>
      </w:r>
      <w:r>
        <w:rPr>
          <w:rFonts w:ascii="Helvetica" w:hAnsi="Helvetica"/>
        </w:rPr>
        <w:t xml:space="preserve">, respectively. </w:t>
      </w:r>
      <w:del w:id="112" w:author="Hammes-Schiffer, Sharon" w:date="2019-03-05T13:47:00Z">
        <w:r w:rsidRPr="00E4582B" w:rsidDel="006B10D7">
          <w:rPr>
            <w:rFonts w:ascii="Helvetica" w:hAnsi="Helvetica"/>
          </w:rPr>
          <w:delText xml:space="preserve">Original formulations of DFT, </w:delText>
        </w:r>
        <w:r w:rsidRPr="00F45082" w:rsidDel="006B10D7">
          <w:rPr>
            <w:rFonts w:ascii="Helvetica" w:hAnsi="Helvetica"/>
          </w:rPr>
          <w:delText xml:space="preserve">which are </w:delText>
        </w:r>
      </w:del>
      <w:ins w:id="113" w:author="Hammes-Schiffer, Sharon" w:date="2019-03-05T13:47:00Z">
        <w:r w:rsidR="006B10D7">
          <w:rPr>
            <w:rFonts w:ascii="Helvetica" w:hAnsi="Helvetica"/>
          </w:rPr>
          <w:t xml:space="preserve">DFT calculations of redox potentials </w:t>
        </w:r>
      </w:ins>
      <w:r w:rsidRPr="00F45082">
        <w:rPr>
          <w:rFonts w:ascii="Helvetica" w:hAnsi="Helvetica"/>
        </w:rPr>
        <w:t>predicated on concerted or nearly concerted PCET processes</w:t>
      </w:r>
      <w:r>
        <w:rPr>
          <w:rFonts w:ascii="Helvetica" w:hAnsi="Helvetica"/>
        </w:rPr>
        <w:t xml:space="preserve"> </w:t>
      </w:r>
      <w:ins w:id="114" w:author="Hammes-Schiffer, Sharon" w:date="2019-03-05T14:32:00Z">
        <w:r w:rsidR="001F05A2">
          <w:rPr>
            <w:rFonts w:ascii="Helvetica" w:hAnsi="Helvetica"/>
          </w:rPr>
          <w:t xml:space="preserve">with all </w:t>
        </w:r>
        <w:r w:rsidR="001F05A2">
          <w:rPr>
            <w:rFonts w:ascii="Helvetica" w:hAnsi="Helvetica"/>
          </w:rPr>
          <w:lastRenderedPageBreak/>
          <w:t xml:space="preserve">protons transferring </w:t>
        </w:r>
      </w:ins>
      <w:r>
        <w:rPr>
          <w:rFonts w:ascii="Helvetica" w:hAnsi="Helvetica"/>
        </w:rPr>
        <w:t xml:space="preserve">correctly </w:t>
      </w:r>
      <w:commentRangeStart w:id="115"/>
      <w:r w:rsidR="00E4582B">
        <w:rPr>
          <w:rFonts w:ascii="Helvetica" w:hAnsi="Helvetica"/>
        </w:rPr>
        <w:t xml:space="preserve">account for </w:t>
      </w:r>
      <w:commentRangeEnd w:id="115"/>
      <w:r w:rsidR="002B3903">
        <w:rPr>
          <w:rStyle w:val="CommentReference"/>
          <w:rFonts w:ascii="Calibri" w:eastAsia="Calibri" w:hAnsi="Calibri"/>
        </w:rPr>
        <w:commentReference w:id="115"/>
      </w:r>
      <w:r w:rsidR="00E4582B">
        <w:rPr>
          <w:rFonts w:ascii="Helvetica" w:hAnsi="Helvetica"/>
        </w:rPr>
        <w:t>the experimental</w:t>
      </w:r>
      <w:r>
        <w:rPr>
          <w:rFonts w:ascii="Helvetica" w:hAnsi="Helvetica"/>
        </w:rPr>
        <w:t xml:space="preserve"> observations </w:t>
      </w:r>
      <w:r>
        <w:rPr>
          <w:rFonts w:ascii="Helvetica" w:hAnsi="Helvetica"/>
        </w:rPr>
        <w:fldChar w:fldCharType="begin">
          <w:fldData xml:space="preserve">PEVuZE5vdGU+PENpdGU+PEF1dGhvcj5IYW1tZXMtU2NoaWZmZXI8L0F1dGhvcj48WWVhcj4yMDEw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=
</w:fldData>
        </w:fldChar>
      </w:r>
      <w:r w:rsidR="00EA7E03">
        <w:rPr>
          <w:rFonts w:ascii="Helvetica" w:hAnsi="Helvetica"/>
        </w:rPr>
        <w:instrText xml:space="preserve"> ADDIN EN.CITE </w:instrText>
      </w:r>
      <w:r w:rsidR="00EA7E03">
        <w:rPr>
          <w:rFonts w:ascii="Helvetica" w:hAnsi="Helvetica"/>
        </w:rPr>
        <w:fldChar w:fldCharType="begin">
          <w:fldData xml:space="preserve">PEVuZE5vdGU+PENpdGU+PEF1dGhvcj5IYW1tZXMtU2NoaWZmZXI8L0F1dGhvcj48WWVhcj4yMDEw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=
</w:fldData>
        </w:fldChar>
      </w:r>
      <w:r w:rsidR="00EA7E03">
        <w:rPr>
          <w:rFonts w:ascii="Helvetica" w:hAnsi="Helvetica"/>
        </w:rPr>
        <w:instrText xml:space="preserve"> ADDIN EN.CITE.DATA </w:instrText>
      </w:r>
      <w:r w:rsidR="00EA7E03">
        <w:rPr>
          <w:rFonts w:ascii="Helvetica" w:hAnsi="Helvetica"/>
        </w:rPr>
      </w:r>
      <w:r w:rsidR="00EA7E03">
        <w:rPr>
          <w:rFonts w:ascii="Helvetica" w:hAnsi="Helvetica"/>
        </w:rPr>
        <w:fldChar w:fldCharType="end"/>
      </w:r>
      <w:r>
        <w:rPr>
          <w:rFonts w:ascii="Helvetica" w:hAnsi="Helvetica"/>
        </w:rPr>
      </w:r>
      <w:r>
        <w:rPr>
          <w:rFonts w:ascii="Helvetica" w:hAnsi="Helvetica"/>
        </w:rPr>
        <w:fldChar w:fldCharType="separate"/>
      </w:r>
      <w:r w:rsidR="00EA7E03">
        <w:rPr>
          <w:rFonts w:ascii="Helvetica" w:hAnsi="Helvetica"/>
          <w:noProof/>
        </w:rPr>
        <w:t>(</w:t>
      </w:r>
      <w:r w:rsidR="00EA7E03" w:rsidRPr="00EA7E03">
        <w:rPr>
          <w:rFonts w:ascii="Helvetica" w:hAnsi="Helvetica"/>
          <w:i/>
          <w:noProof/>
        </w:rPr>
        <w:t>7, 22</w:t>
      </w:r>
      <w:r w:rsidR="00EA7E03">
        <w:rPr>
          <w:rFonts w:ascii="Helvetica" w:hAnsi="Helvetica"/>
          <w:noProof/>
        </w:rPr>
        <w:t>)</w:t>
      </w:r>
      <w:r>
        <w:rPr>
          <w:rFonts w:ascii="Helvetica" w:hAnsi="Helvetica"/>
        </w:rPr>
        <w:fldChar w:fldCharType="end"/>
      </w:r>
      <w:r>
        <w:rPr>
          <w:rFonts w:ascii="Helvetica" w:hAnsi="Helvetica"/>
        </w:rPr>
        <w:t xml:space="preserve">. </w:t>
      </w:r>
      <w:r w:rsidR="00843A1B">
        <w:rPr>
          <w:rFonts w:ascii="Helvetica" w:hAnsi="Helvetica"/>
        </w:rPr>
        <w:t>Com</w:t>
      </w:r>
      <w:r w:rsidR="00256322">
        <w:rPr>
          <w:rFonts w:ascii="Helvetica" w:hAnsi="Helvetica"/>
        </w:rPr>
        <w:t>b</w:t>
      </w:r>
      <w:r w:rsidR="00843A1B">
        <w:rPr>
          <w:rFonts w:ascii="Helvetica" w:hAnsi="Helvetica"/>
        </w:rPr>
        <w:t>ining t</w:t>
      </w:r>
      <w:r w:rsidRPr="00843A1B">
        <w:rPr>
          <w:rFonts w:ascii="Helvetica" w:hAnsi="Helvetica"/>
        </w:rPr>
        <w:t>heoretical guidance</w:t>
      </w:r>
      <w:r w:rsidR="00A02788">
        <w:rPr>
          <w:rFonts w:ascii="Helvetica" w:hAnsi="Helvetica"/>
        </w:rPr>
        <w:t>,</w:t>
      </w:r>
      <w:r w:rsidR="00843A1B">
        <w:rPr>
          <w:rFonts w:ascii="Helvetica" w:hAnsi="Helvetica"/>
        </w:rPr>
        <w:t xml:space="preserve"> </w:t>
      </w:r>
      <w:r w:rsidR="00A02788">
        <w:rPr>
          <w:rFonts w:ascii="Helvetica" w:hAnsi="Helvetica"/>
        </w:rPr>
        <w:t xml:space="preserve">experimental </w:t>
      </w:r>
      <w:r w:rsidR="00843A1B">
        <w:rPr>
          <w:rFonts w:ascii="Helvetica" w:hAnsi="Helvetica"/>
        </w:rPr>
        <w:t>measurements</w:t>
      </w:r>
      <w:r>
        <w:rPr>
          <w:rFonts w:ascii="Helvetica" w:hAnsi="Helvetica"/>
        </w:rPr>
        <w:t>,</w:t>
      </w:r>
      <w:r w:rsidR="00843A1B">
        <w:rPr>
          <w:rFonts w:ascii="Helvetica" w:hAnsi="Helvetica"/>
        </w:rPr>
        <w:t xml:space="preserve"> and </w:t>
      </w:r>
      <w:r w:rsidR="00A02788">
        <w:rPr>
          <w:rFonts w:ascii="Helvetica" w:hAnsi="Helvetica"/>
        </w:rPr>
        <w:t xml:space="preserve">new </w:t>
      </w:r>
      <w:r w:rsidR="00843A1B">
        <w:rPr>
          <w:rFonts w:ascii="Helvetica" w:hAnsi="Helvetica"/>
        </w:rPr>
        <w:t>synthetic</w:t>
      </w:r>
      <w:r w:rsidR="00A02788">
        <w:rPr>
          <w:rFonts w:ascii="Helvetica" w:hAnsi="Helvetica"/>
        </w:rPr>
        <w:t xml:space="preserve"> designs</w:t>
      </w:r>
      <w:ins w:id="116" w:author="Hammes-Schiffer, Sharon" w:date="2019-03-05T13:50:00Z">
        <w:r w:rsidR="002B3903">
          <w:rPr>
            <w:rFonts w:ascii="Helvetica" w:hAnsi="Helvetica"/>
          </w:rPr>
          <w:t>,</w:t>
        </w:r>
      </w:ins>
      <w:r w:rsidR="00843A1B">
        <w:rPr>
          <w:rFonts w:ascii="Helvetica" w:hAnsi="Helvetica"/>
        </w:rPr>
        <w:t xml:space="preserve"> </w:t>
      </w:r>
      <w:r w:rsidRPr="00E4582B">
        <w:rPr>
          <w:rFonts w:ascii="Helvetica" w:hAnsi="Helvetica"/>
        </w:rPr>
        <w:t>we should be able to tweak</w:t>
      </w:r>
      <w:r w:rsidR="00B26405">
        <w:rPr>
          <w:rFonts w:ascii="Helvetica" w:hAnsi="Helvetica"/>
        </w:rPr>
        <w:t xml:space="preserve"> </w:t>
      </w:r>
      <w:r>
        <w:rPr>
          <w:rFonts w:ascii="Helvetica" w:hAnsi="Helvetica"/>
        </w:rPr>
        <w:t xml:space="preserve">the </w:t>
      </w:r>
      <w:ins w:id="117" w:author="Hammes-Schiffer, Sharon" w:date="2019-03-05T14:36:00Z">
        <w:r w:rsidR="00CB6D3B">
          <w:rPr>
            <w:rFonts w:ascii="Helvetica" w:hAnsi="Helvetica"/>
          </w:rPr>
          <w:t xml:space="preserve">relative </w:t>
        </w:r>
      </w:ins>
      <w:proofErr w:type="spellStart"/>
      <w:r>
        <w:rPr>
          <w:rFonts w:ascii="Helvetica" w:hAnsi="Helvetica"/>
        </w:rPr>
        <w:t>p</w:t>
      </w:r>
      <w:r w:rsidRPr="000E3519">
        <w:rPr>
          <w:rFonts w:ascii="Helvetica" w:hAnsi="Helvetica"/>
          <w:i/>
        </w:rPr>
        <w:t>K</w:t>
      </w:r>
      <w:r w:rsidRPr="000E3519">
        <w:rPr>
          <w:rFonts w:ascii="Helvetica" w:hAnsi="Helvetica"/>
          <w:vertAlign w:val="subscript"/>
        </w:rPr>
        <w:t>a</w:t>
      </w:r>
      <w:r>
        <w:rPr>
          <w:rFonts w:ascii="Helvetica" w:hAnsi="Helvetica"/>
        </w:rPr>
        <w:t>’s</w:t>
      </w:r>
      <w:proofErr w:type="spellEnd"/>
      <w:r>
        <w:rPr>
          <w:rFonts w:ascii="Helvetica" w:hAnsi="Helvetica"/>
        </w:rPr>
        <w:t xml:space="preserve"> of </w:t>
      </w:r>
      <w:commentRangeStart w:id="118"/>
      <w:del w:id="119" w:author="Hammes-Schiffer, Sharon" w:date="2019-03-05T14:35:00Z">
        <w:r w:rsidDel="00CB6D3B">
          <w:rPr>
            <w:rFonts w:ascii="Helvetica" w:hAnsi="Helvetica"/>
          </w:rPr>
          <w:delText>intermediate steps</w:delText>
        </w:r>
      </w:del>
      <w:ins w:id="120" w:author="Hammes-Schiffer, Sharon" w:date="2019-03-05T14:35:00Z">
        <w:r w:rsidR="00CB6D3B">
          <w:rPr>
            <w:rFonts w:ascii="Helvetica" w:hAnsi="Helvetica"/>
          </w:rPr>
          <w:t>intervening proton transfers</w:t>
        </w:r>
      </w:ins>
      <w:r>
        <w:rPr>
          <w:rFonts w:ascii="Helvetica" w:hAnsi="Helvetica"/>
        </w:rPr>
        <w:t xml:space="preserve"> </w:t>
      </w:r>
      <w:commentRangeEnd w:id="118"/>
      <w:r w:rsidR="00BD381B">
        <w:rPr>
          <w:rStyle w:val="CommentReference"/>
          <w:rFonts w:ascii="Calibri" w:eastAsia="Calibri" w:hAnsi="Calibri"/>
        </w:rPr>
        <w:commentReference w:id="118"/>
      </w:r>
      <w:r>
        <w:rPr>
          <w:rFonts w:ascii="Helvetica" w:hAnsi="Helvetica"/>
        </w:rPr>
        <w:t xml:space="preserve">so that the cost in redox potential of long-distance proton transfer can </w:t>
      </w:r>
      <w:r w:rsidRPr="00B26405">
        <w:rPr>
          <w:rFonts w:ascii="Helvetica" w:hAnsi="Helvetica"/>
        </w:rPr>
        <w:t>be better defined and controlled.</w:t>
      </w:r>
      <w:r>
        <w:rPr>
          <w:rFonts w:ascii="Helvetica" w:hAnsi="Helvetica"/>
        </w:rPr>
        <w:t xml:space="preserve"> Having in hand the </w:t>
      </w:r>
      <w:r w:rsidR="00A02788">
        <w:rPr>
          <w:rFonts w:ascii="Helvetica" w:hAnsi="Helvetica"/>
        </w:rPr>
        <w:t xml:space="preserve">parameters controlling </w:t>
      </w:r>
      <w:r w:rsidRPr="006F0E50">
        <w:rPr>
          <w:rFonts w:ascii="Helvetica" w:hAnsi="Helvetica"/>
          <w:color w:val="000000"/>
        </w:rPr>
        <w:t>proton transfer over an extended H-bond network</w:t>
      </w:r>
      <w:r>
        <w:rPr>
          <w:rFonts w:ascii="Helvetica" w:hAnsi="Helvetica"/>
          <w:color w:val="000000"/>
        </w:rPr>
        <w:t>,</w:t>
      </w:r>
      <w:r w:rsidRPr="00B04C4C">
        <w:rPr>
          <w:rFonts w:ascii="Helvetica" w:hAnsi="Helvetica"/>
        </w:rPr>
        <w:t xml:space="preserve"> </w:t>
      </w:r>
      <w:r>
        <w:rPr>
          <w:rFonts w:ascii="Helvetica" w:hAnsi="Helvetica"/>
        </w:rPr>
        <w:t xml:space="preserve">fully reversible </w:t>
      </w:r>
      <w:r w:rsidRPr="00B04C4C">
        <w:rPr>
          <w:rFonts w:ascii="Helvetica" w:hAnsi="Helvetica"/>
        </w:rPr>
        <w:t>process</w:t>
      </w:r>
      <w:r>
        <w:rPr>
          <w:rFonts w:ascii="Helvetica" w:hAnsi="Helvetica"/>
        </w:rPr>
        <w:t>es</w:t>
      </w:r>
      <w:r w:rsidRPr="00B04C4C">
        <w:rPr>
          <w:rFonts w:ascii="Helvetica" w:hAnsi="Helvetica"/>
        </w:rPr>
        <w:t xml:space="preserve"> </w:t>
      </w:r>
      <w:r>
        <w:rPr>
          <w:rFonts w:ascii="Helvetica" w:hAnsi="Helvetica"/>
        </w:rPr>
        <w:t>such as th</w:t>
      </w:r>
      <w:r w:rsidR="00E4582B">
        <w:rPr>
          <w:rFonts w:ascii="Helvetica" w:hAnsi="Helvetica"/>
        </w:rPr>
        <w:t xml:space="preserve">ose described herein </w:t>
      </w:r>
      <w:r w:rsidRPr="00B04C4C">
        <w:rPr>
          <w:rFonts w:ascii="Helvetica" w:hAnsi="Helvetica"/>
        </w:rPr>
        <w:t>foretel</w:t>
      </w:r>
      <w:r>
        <w:rPr>
          <w:rFonts w:ascii="Helvetica" w:hAnsi="Helvetica"/>
        </w:rPr>
        <w:t>l</w:t>
      </w:r>
      <w:r w:rsidRPr="00B04C4C">
        <w:rPr>
          <w:rFonts w:ascii="Helvetica" w:hAnsi="Helvetica"/>
        </w:rPr>
        <w:t xml:space="preserve"> the development of artificial bioinspired energy coupling membranes capable of the full range of reversible bioenergetic processes observed in nature.</w:t>
      </w:r>
    </w:p>
    <w:p w14:paraId="13D3F9F6" w14:textId="4CAE5D4A" w:rsidR="00941DFE" w:rsidRPr="00941DFE" w:rsidRDefault="00941DFE" w:rsidP="00A456F5">
      <w:pPr>
        <w:spacing w:line="480" w:lineRule="auto"/>
        <w:jc w:val="both"/>
        <w:rPr>
          <w:rFonts w:ascii="Arial" w:hAnsi="Arial" w:cs="Arial"/>
        </w:rPr>
      </w:pPr>
      <w:r w:rsidRPr="00941DFE">
        <w:rPr>
          <w:rFonts w:ascii="Arial" w:hAnsi="Arial" w:cs="Arial"/>
          <w:vertAlign w:val="superscript"/>
        </w:rPr>
        <w:t xml:space="preserve">‡ </w:t>
      </w:r>
      <w:r w:rsidRPr="00941DFE">
        <w:rPr>
          <w:rFonts w:ascii="Arial" w:eastAsiaTheme="minorHAnsi" w:hAnsi="Arial" w:cs="Arial"/>
        </w:rPr>
        <w:t>These authors contributed equally.</w:t>
      </w:r>
    </w:p>
    <w:p w14:paraId="002023B8" w14:textId="77777777" w:rsidR="00A456F5" w:rsidRPr="00F04059" w:rsidRDefault="00A456F5" w:rsidP="00A456F5">
      <w:pPr>
        <w:pStyle w:val="TDAckTitle"/>
        <w:rPr>
          <w:rFonts w:ascii="Helvetica" w:hAnsi="Helvetica" w:cs="Arial"/>
          <w:sz w:val="24"/>
          <w:szCs w:val="24"/>
        </w:rPr>
      </w:pPr>
      <w:r w:rsidRPr="00F04059">
        <w:rPr>
          <w:rFonts w:ascii="Helvetica" w:hAnsi="Helvetica" w:cs="Arial"/>
          <w:sz w:val="24"/>
          <w:szCs w:val="24"/>
        </w:rPr>
        <w:t>ACKNOWLEDGMENT</w:t>
      </w:r>
    </w:p>
    <w:p w14:paraId="6C0704A9" w14:textId="77777777" w:rsidR="00A456F5" w:rsidRPr="00F04059" w:rsidRDefault="00A456F5" w:rsidP="00A456F5">
      <w:pPr>
        <w:jc w:val="both"/>
        <w:rPr>
          <w:rFonts w:ascii="Helvetica" w:hAnsi="Helvetica" w:cs="Arial"/>
        </w:rPr>
      </w:pPr>
      <w:r w:rsidRPr="00F04059">
        <w:rPr>
          <w:rFonts w:ascii="Helvetica" w:hAnsi="Helvetica" w:cs="Arial"/>
        </w:rPr>
        <w:t>This research was supported by the U.S. Department of Energy, Office of Science, Office of Basic Energy Sciences, under Award DE-FG02-03ER15393. The theoretical portion of this research was supported by the Center for Molecular Electrocatalysis, which is an Energy Frontier Research Center funded by the U.S. Department of Energy, Office of Science, Office of Basic Energy Sciences.</w:t>
      </w:r>
    </w:p>
    <w:p w14:paraId="644AB7C9" w14:textId="77777777" w:rsidR="00A456F5" w:rsidRPr="00F04059" w:rsidRDefault="00A456F5" w:rsidP="00A456F5">
      <w:pPr>
        <w:rPr>
          <w:rFonts w:ascii="Helvetica" w:hAnsi="Helvetica"/>
        </w:rPr>
      </w:pPr>
    </w:p>
    <w:p w14:paraId="217993EE" w14:textId="77777777" w:rsidR="00A456F5" w:rsidRPr="00F04059" w:rsidRDefault="00A456F5" w:rsidP="00A456F5">
      <w:pPr>
        <w:rPr>
          <w:rFonts w:ascii="Helvetica" w:hAnsi="Helvetica"/>
        </w:rPr>
      </w:pPr>
    </w:p>
    <w:p w14:paraId="502CD93E" w14:textId="77777777" w:rsidR="00A456F5" w:rsidRPr="00F04059" w:rsidRDefault="00A456F5" w:rsidP="00A456F5">
      <w:pPr>
        <w:rPr>
          <w:rFonts w:ascii="Helvetica" w:hAnsi="Helvetica"/>
        </w:rPr>
      </w:pPr>
    </w:p>
    <w:p w14:paraId="6396F9CF" w14:textId="77777777" w:rsidR="00A456F5" w:rsidRPr="00F04059" w:rsidRDefault="00A456F5" w:rsidP="00A456F5">
      <w:pPr>
        <w:rPr>
          <w:rFonts w:ascii="Helvetica" w:hAnsi="Helvetica" w:cs="Arial"/>
          <w:b/>
        </w:rPr>
      </w:pPr>
      <w:r w:rsidRPr="00F04059">
        <w:rPr>
          <w:rFonts w:ascii="Helvetica" w:hAnsi="Helvetica" w:cs="Arial"/>
          <w:b/>
        </w:rPr>
        <w:t>REFERENCES</w:t>
      </w:r>
    </w:p>
    <w:p w14:paraId="328ABDC2" w14:textId="77777777" w:rsidR="00EA7E03" w:rsidRPr="00EA7E03" w:rsidRDefault="00A456F5" w:rsidP="00EA7E03">
      <w:pPr>
        <w:pStyle w:val="EndNoteBibliography"/>
        <w:ind w:left="720" w:hanging="720"/>
        <w:rPr>
          <w:noProof/>
        </w:rPr>
      </w:pPr>
      <w:r w:rsidRPr="00F04059">
        <w:rPr>
          <w:rFonts w:ascii="Helvetica" w:hAnsi="Helvetica"/>
        </w:rPr>
        <w:fldChar w:fldCharType="begin"/>
      </w:r>
      <w:r w:rsidRPr="00F04059">
        <w:rPr>
          <w:rFonts w:ascii="Helvetica" w:hAnsi="Helvetica"/>
        </w:rPr>
        <w:instrText xml:space="preserve"> ADDIN EN.REFLIST </w:instrText>
      </w:r>
      <w:r w:rsidRPr="00F04059">
        <w:rPr>
          <w:rFonts w:ascii="Helvetica" w:hAnsi="Helvetica"/>
        </w:rPr>
        <w:fldChar w:fldCharType="separate"/>
      </w:r>
      <w:r w:rsidR="00EA7E03" w:rsidRPr="00EA7E03">
        <w:rPr>
          <w:noProof/>
        </w:rPr>
        <w:t>1.</w:t>
      </w:r>
      <w:r w:rsidR="00EA7E03" w:rsidRPr="00EA7E03">
        <w:rPr>
          <w:noProof/>
        </w:rPr>
        <w:tab/>
        <w:t xml:space="preserve">R. E. Blankenship, </w:t>
      </w:r>
      <w:r w:rsidR="00EA7E03" w:rsidRPr="00EA7E03">
        <w:rPr>
          <w:i/>
          <w:noProof/>
        </w:rPr>
        <w:t xml:space="preserve">Molecular mechanisms of photosynthesis </w:t>
      </w:r>
      <w:r w:rsidR="00EA7E03" w:rsidRPr="00EA7E03">
        <w:rPr>
          <w:noProof/>
        </w:rPr>
        <w:t>(Wiley Blackwell, Oxford, UK, NJ, USA, ed. Second Edition, 2014).</w:t>
      </w:r>
    </w:p>
    <w:p w14:paraId="57F21FDD" w14:textId="77777777" w:rsidR="00EA7E03" w:rsidRPr="00EA7E03" w:rsidRDefault="00EA7E03" w:rsidP="00EA7E03">
      <w:pPr>
        <w:pStyle w:val="EndNoteBibliography"/>
        <w:ind w:left="720" w:hanging="720"/>
        <w:rPr>
          <w:noProof/>
        </w:rPr>
      </w:pPr>
      <w:r w:rsidRPr="00EA7E03">
        <w:rPr>
          <w:noProof/>
        </w:rPr>
        <w:t>2.</w:t>
      </w:r>
      <w:r w:rsidRPr="00EA7E03">
        <w:rPr>
          <w:noProof/>
        </w:rPr>
        <w:tab/>
        <w:t xml:space="preserve">P. Mitchell, Coupling of Phosphorylation to Electron and Hydrogen Transfer by a Chemi-Osmotic type of Mechanism. </w:t>
      </w:r>
      <w:r w:rsidRPr="00EA7E03">
        <w:rPr>
          <w:i/>
          <w:noProof/>
        </w:rPr>
        <w:t>Nature</w:t>
      </w:r>
      <w:r w:rsidRPr="00EA7E03">
        <w:rPr>
          <w:noProof/>
        </w:rPr>
        <w:t xml:space="preserve"> </w:t>
      </w:r>
      <w:r w:rsidRPr="00EA7E03">
        <w:rPr>
          <w:b/>
          <w:noProof/>
        </w:rPr>
        <w:t>191</w:t>
      </w:r>
      <w:r w:rsidRPr="00EA7E03">
        <w:rPr>
          <w:noProof/>
        </w:rPr>
        <w:t>, 144-148 (1961).</w:t>
      </w:r>
    </w:p>
    <w:p w14:paraId="3EA014A1" w14:textId="77777777" w:rsidR="00EA7E03" w:rsidRPr="00EA7E03" w:rsidRDefault="00EA7E03" w:rsidP="00EA7E03">
      <w:pPr>
        <w:pStyle w:val="EndNoteBibliography"/>
        <w:ind w:left="720" w:hanging="720"/>
        <w:rPr>
          <w:noProof/>
        </w:rPr>
      </w:pPr>
      <w:r w:rsidRPr="00EA7E03">
        <w:rPr>
          <w:noProof/>
        </w:rPr>
        <w:t>3.</w:t>
      </w:r>
      <w:r w:rsidRPr="00EA7E03">
        <w:rPr>
          <w:noProof/>
        </w:rPr>
        <w:tab/>
        <w:t xml:space="preserve">A. Migliore, N. F. Polizzi, M. J. Therien, D. N. Beratan, Biochemistry and theory of proton-coupled electron transfer. </w:t>
      </w:r>
      <w:r w:rsidRPr="00EA7E03">
        <w:rPr>
          <w:i/>
          <w:noProof/>
        </w:rPr>
        <w:t>Chem Rev</w:t>
      </w:r>
      <w:r w:rsidRPr="00EA7E03">
        <w:rPr>
          <w:noProof/>
        </w:rPr>
        <w:t xml:space="preserve"> </w:t>
      </w:r>
      <w:r w:rsidRPr="00EA7E03">
        <w:rPr>
          <w:b/>
          <w:noProof/>
        </w:rPr>
        <w:t>114</w:t>
      </w:r>
      <w:r w:rsidRPr="00EA7E03">
        <w:rPr>
          <w:noProof/>
        </w:rPr>
        <w:t>, 3381-3465 (2014).</w:t>
      </w:r>
    </w:p>
    <w:p w14:paraId="5ADBD23D" w14:textId="77777777" w:rsidR="00EA7E03" w:rsidRPr="00EA7E03" w:rsidRDefault="00EA7E03" w:rsidP="00EA7E03">
      <w:pPr>
        <w:pStyle w:val="EndNoteBibliography"/>
        <w:ind w:left="720" w:hanging="720"/>
        <w:rPr>
          <w:noProof/>
        </w:rPr>
      </w:pPr>
      <w:r w:rsidRPr="00EA7E03">
        <w:rPr>
          <w:noProof/>
        </w:rPr>
        <w:t>4.</w:t>
      </w:r>
      <w:r w:rsidRPr="00EA7E03">
        <w:rPr>
          <w:noProof/>
        </w:rPr>
        <w:tab/>
        <w:t xml:space="preserve">S. Y. Reece, D. G. Nocera, Proton-coupled electron transfer in biology: results from synergistic studies in natural and model systems. </w:t>
      </w:r>
      <w:r w:rsidRPr="00EA7E03">
        <w:rPr>
          <w:i/>
          <w:noProof/>
        </w:rPr>
        <w:t xml:space="preserve">Annu Rev Biochem. </w:t>
      </w:r>
      <w:r w:rsidRPr="00EA7E03">
        <w:rPr>
          <w:b/>
          <w:noProof/>
        </w:rPr>
        <w:t>78</w:t>
      </w:r>
      <w:r w:rsidRPr="00EA7E03">
        <w:rPr>
          <w:noProof/>
        </w:rPr>
        <w:t>, 673–699 (2009).</w:t>
      </w:r>
    </w:p>
    <w:p w14:paraId="454FC6DD" w14:textId="77777777" w:rsidR="00EA7E03" w:rsidRPr="00EA7E03" w:rsidRDefault="00EA7E03" w:rsidP="00EA7E03">
      <w:pPr>
        <w:pStyle w:val="EndNoteBibliography"/>
        <w:ind w:left="720" w:hanging="720"/>
        <w:rPr>
          <w:noProof/>
        </w:rPr>
      </w:pPr>
      <w:r w:rsidRPr="00EA7E03">
        <w:rPr>
          <w:noProof/>
        </w:rPr>
        <w:t>5.</w:t>
      </w:r>
      <w:r w:rsidRPr="00EA7E03">
        <w:rPr>
          <w:noProof/>
        </w:rPr>
        <w:tab/>
        <w:t xml:space="preserve">J. Stubbe, D. G. Nocera, C. S. Yee, M. C. Y. Chang, Radical Initiation in the Class I Ribonucleotide Reductase:  Long-Range Proton-Coupled Electron Transfer? </w:t>
      </w:r>
      <w:r w:rsidRPr="00EA7E03">
        <w:rPr>
          <w:i/>
          <w:noProof/>
        </w:rPr>
        <w:t>Chemical Reviews</w:t>
      </w:r>
      <w:r w:rsidRPr="00EA7E03">
        <w:rPr>
          <w:noProof/>
        </w:rPr>
        <w:t xml:space="preserve"> </w:t>
      </w:r>
      <w:r w:rsidRPr="00EA7E03">
        <w:rPr>
          <w:b/>
          <w:noProof/>
        </w:rPr>
        <w:t>103</w:t>
      </w:r>
      <w:r w:rsidRPr="00EA7E03">
        <w:rPr>
          <w:noProof/>
        </w:rPr>
        <w:t>, 2167-2202 (2003).</w:t>
      </w:r>
    </w:p>
    <w:p w14:paraId="5B2E0B39" w14:textId="77777777" w:rsidR="00EA7E03" w:rsidRPr="00EA7E03" w:rsidRDefault="00EA7E03" w:rsidP="00EA7E03">
      <w:pPr>
        <w:pStyle w:val="EndNoteBibliography"/>
        <w:ind w:left="720" w:hanging="720"/>
        <w:rPr>
          <w:noProof/>
        </w:rPr>
      </w:pPr>
      <w:r w:rsidRPr="00EA7E03">
        <w:rPr>
          <w:noProof/>
        </w:rPr>
        <w:t>6.</w:t>
      </w:r>
      <w:r w:rsidRPr="00EA7E03">
        <w:rPr>
          <w:noProof/>
        </w:rPr>
        <w:tab/>
        <w:t xml:space="preserve">J. L. Dempsey, J. R. Winkler, H. B. Gray, Proton-Coupled Electron Flow in Protein Redox Machines. </w:t>
      </w:r>
      <w:r w:rsidRPr="00EA7E03">
        <w:rPr>
          <w:i/>
          <w:noProof/>
        </w:rPr>
        <w:t>Chemical Reviews</w:t>
      </w:r>
      <w:r w:rsidRPr="00EA7E03">
        <w:rPr>
          <w:noProof/>
        </w:rPr>
        <w:t xml:space="preserve"> </w:t>
      </w:r>
      <w:r w:rsidRPr="00EA7E03">
        <w:rPr>
          <w:b/>
          <w:noProof/>
        </w:rPr>
        <w:t>110</w:t>
      </w:r>
      <w:r w:rsidRPr="00EA7E03">
        <w:rPr>
          <w:noProof/>
        </w:rPr>
        <w:t>, 7024-7039 (2010).</w:t>
      </w:r>
    </w:p>
    <w:p w14:paraId="23C3B256" w14:textId="77777777" w:rsidR="00EA7E03" w:rsidRPr="00EA7E03" w:rsidRDefault="00EA7E03" w:rsidP="00EA7E03">
      <w:pPr>
        <w:pStyle w:val="EndNoteBibliography"/>
        <w:ind w:left="720" w:hanging="720"/>
        <w:rPr>
          <w:noProof/>
        </w:rPr>
      </w:pPr>
      <w:r w:rsidRPr="00EA7E03">
        <w:rPr>
          <w:noProof/>
        </w:rPr>
        <w:t>7.</w:t>
      </w:r>
      <w:r w:rsidRPr="00EA7E03">
        <w:rPr>
          <w:noProof/>
        </w:rPr>
        <w:tab/>
        <w:t xml:space="preserve">S. Hammes-Schiffer, A. A. Stuchebrukhov, Theory of coupled electron and proton transfer reactions. </w:t>
      </w:r>
      <w:r w:rsidRPr="00EA7E03">
        <w:rPr>
          <w:i/>
          <w:noProof/>
        </w:rPr>
        <w:t>Chem. Rev.</w:t>
      </w:r>
      <w:r w:rsidRPr="00EA7E03">
        <w:rPr>
          <w:noProof/>
        </w:rPr>
        <w:t xml:space="preserve"> </w:t>
      </w:r>
      <w:r w:rsidRPr="00EA7E03">
        <w:rPr>
          <w:b/>
          <w:noProof/>
        </w:rPr>
        <w:t>110</w:t>
      </w:r>
      <w:r w:rsidRPr="00EA7E03">
        <w:rPr>
          <w:noProof/>
        </w:rPr>
        <w:t>, 6939–6960 (2010).</w:t>
      </w:r>
    </w:p>
    <w:p w14:paraId="1F4C878D" w14:textId="77777777" w:rsidR="00EA7E03" w:rsidRPr="00EA7E03" w:rsidRDefault="00EA7E03" w:rsidP="00EA7E03">
      <w:pPr>
        <w:pStyle w:val="EndNoteBibliography"/>
        <w:ind w:left="720" w:hanging="720"/>
        <w:rPr>
          <w:noProof/>
        </w:rPr>
      </w:pPr>
      <w:r w:rsidRPr="00EA7E03">
        <w:rPr>
          <w:noProof/>
        </w:rPr>
        <w:lastRenderedPageBreak/>
        <w:t>8.</w:t>
      </w:r>
      <w:r w:rsidRPr="00EA7E03">
        <w:rPr>
          <w:noProof/>
        </w:rPr>
        <w:tab/>
        <w:t xml:space="preserve">D. Zhong, Electron Transfer Mechanisms of DNA Repair by Photolyase. </w:t>
      </w:r>
      <w:r w:rsidRPr="00EA7E03">
        <w:rPr>
          <w:i/>
          <w:noProof/>
        </w:rPr>
        <w:t>Annu. Rev. Phys. Chem.</w:t>
      </w:r>
      <w:r w:rsidRPr="00EA7E03">
        <w:rPr>
          <w:noProof/>
        </w:rPr>
        <w:t xml:space="preserve"> </w:t>
      </w:r>
      <w:r w:rsidRPr="00EA7E03">
        <w:rPr>
          <w:b/>
          <w:noProof/>
        </w:rPr>
        <w:t>66</w:t>
      </w:r>
      <w:r w:rsidRPr="00EA7E03">
        <w:rPr>
          <w:noProof/>
        </w:rPr>
        <w:t>, 691-715 (2015).</w:t>
      </w:r>
    </w:p>
    <w:p w14:paraId="1A7C9F93" w14:textId="77777777" w:rsidR="00EA7E03" w:rsidRPr="00EA7E03" w:rsidRDefault="00EA7E03" w:rsidP="00EA7E03">
      <w:pPr>
        <w:pStyle w:val="EndNoteBibliography"/>
        <w:ind w:left="720" w:hanging="720"/>
        <w:rPr>
          <w:noProof/>
        </w:rPr>
      </w:pPr>
      <w:r w:rsidRPr="00EA7E03">
        <w:rPr>
          <w:noProof/>
        </w:rPr>
        <w:t>9.</w:t>
      </w:r>
      <w:r w:rsidRPr="00EA7E03">
        <w:rPr>
          <w:noProof/>
        </w:rPr>
        <w:tab/>
        <w:t xml:space="preserve">T. Mathes, I. H. van Stokkum, M. Stierl, J. T. Kennis, Redox modulation of flavin and tyrosine determines photoinduced proton-coupled electron transfer and photoactivation of BLUF photoreceptors. </w:t>
      </w:r>
      <w:r w:rsidRPr="00EA7E03">
        <w:rPr>
          <w:i/>
          <w:noProof/>
        </w:rPr>
        <w:t>J. Biol. Chem.</w:t>
      </w:r>
      <w:r w:rsidRPr="00EA7E03">
        <w:rPr>
          <w:noProof/>
        </w:rPr>
        <w:t xml:space="preserve"> </w:t>
      </w:r>
      <w:r w:rsidRPr="00EA7E03">
        <w:rPr>
          <w:b/>
          <w:noProof/>
        </w:rPr>
        <w:t>287</w:t>
      </w:r>
      <w:r w:rsidRPr="00EA7E03">
        <w:rPr>
          <w:noProof/>
        </w:rPr>
        <w:t>, 31725-31738 (2012).</w:t>
      </w:r>
    </w:p>
    <w:p w14:paraId="78869346" w14:textId="77777777" w:rsidR="00EA7E03" w:rsidRPr="00EA7E03" w:rsidRDefault="00EA7E03" w:rsidP="00EA7E03">
      <w:pPr>
        <w:pStyle w:val="EndNoteBibliography"/>
        <w:ind w:left="720" w:hanging="720"/>
        <w:rPr>
          <w:noProof/>
        </w:rPr>
      </w:pPr>
      <w:r w:rsidRPr="00EA7E03">
        <w:rPr>
          <w:noProof/>
        </w:rPr>
        <w:t>10.</w:t>
      </w:r>
      <w:r w:rsidRPr="00EA7E03">
        <w:rPr>
          <w:noProof/>
        </w:rPr>
        <w:tab/>
        <w:t xml:space="preserve">C. Tommos, G. T. Babcock, Proton and hydrogen currents in photosynthetic water oxidation. </w:t>
      </w:r>
      <w:r w:rsidRPr="00EA7E03">
        <w:rPr>
          <w:i/>
          <w:noProof/>
        </w:rPr>
        <w:t xml:space="preserve">Biochimica et Biophysica Acta </w:t>
      </w:r>
      <w:r w:rsidRPr="00EA7E03">
        <w:rPr>
          <w:b/>
          <w:noProof/>
        </w:rPr>
        <w:t>1458</w:t>
      </w:r>
      <w:r w:rsidRPr="00EA7E03">
        <w:rPr>
          <w:noProof/>
        </w:rPr>
        <w:t>, 199–219 (2000).</w:t>
      </w:r>
    </w:p>
    <w:p w14:paraId="148F1917" w14:textId="77777777" w:rsidR="00EA7E03" w:rsidRPr="00EA7E03" w:rsidRDefault="00EA7E03" w:rsidP="00EA7E03">
      <w:pPr>
        <w:pStyle w:val="EndNoteBibliography"/>
        <w:ind w:left="720" w:hanging="720"/>
        <w:rPr>
          <w:noProof/>
        </w:rPr>
      </w:pPr>
      <w:r w:rsidRPr="00EA7E03">
        <w:rPr>
          <w:noProof/>
        </w:rPr>
        <w:t>11.</w:t>
      </w:r>
      <w:r w:rsidRPr="00EA7E03">
        <w:rPr>
          <w:noProof/>
        </w:rPr>
        <w:tab/>
        <w:t>S. J. Mora</w:t>
      </w:r>
      <w:r w:rsidRPr="00EA7E03">
        <w:rPr>
          <w:i/>
          <w:noProof/>
        </w:rPr>
        <w:t xml:space="preserve"> et al.</w:t>
      </w:r>
      <w:r w:rsidRPr="00EA7E03">
        <w:rPr>
          <w:noProof/>
        </w:rPr>
        <w:t xml:space="preserve">, Proton-Coupled Electron Transfer in Artificial Photosynthetic Systems. </w:t>
      </w:r>
      <w:r w:rsidRPr="00EA7E03">
        <w:rPr>
          <w:i/>
          <w:noProof/>
        </w:rPr>
        <w:t>Acc. Chem. Res.</w:t>
      </w:r>
      <w:r w:rsidRPr="00EA7E03">
        <w:rPr>
          <w:noProof/>
        </w:rPr>
        <w:t xml:space="preserve"> </w:t>
      </w:r>
      <w:r w:rsidRPr="00EA7E03">
        <w:rPr>
          <w:b/>
          <w:noProof/>
        </w:rPr>
        <w:t>51</w:t>
      </w:r>
      <w:r w:rsidRPr="00EA7E03">
        <w:rPr>
          <w:noProof/>
        </w:rPr>
        <w:t>, 445-453 (2018).</w:t>
      </w:r>
    </w:p>
    <w:p w14:paraId="55030E39" w14:textId="77777777" w:rsidR="00EA7E03" w:rsidRPr="00EA7E03" w:rsidRDefault="00EA7E03" w:rsidP="00EA7E03">
      <w:pPr>
        <w:pStyle w:val="EndNoteBibliography"/>
        <w:ind w:left="720" w:hanging="720"/>
        <w:rPr>
          <w:noProof/>
        </w:rPr>
      </w:pPr>
      <w:r w:rsidRPr="00EA7E03">
        <w:rPr>
          <w:noProof/>
        </w:rPr>
        <w:t>12.</w:t>
      </w:r>
      <w:r w:rsidRPr="00EA7E03">
        <w:rPr>
          <w:noProof/>
        </w:rPr>
        <w:tab/>
        <w:t xml:space="preserve">Y. Umena, K. Kawakami, J.-R. Shen, N. Kamiya, Crystal structure of oxygen-evolving photosystem II at a resolution of 1.9 Å. </w:t>
      </w:r>
      <w:r w:rsidRPr="00EA7E03">
        <w:rPr>
          <w:i/>
          <w:noProof/>
        </w:rPr>
        <w:t>Nature</w:t>
      </w:r>
      <w:r w:rsidRPr="00EA7E03">
        <w:rPr>
          <w:noProof/>
        </w:rPr>
        <w:t xml:space="preserve"> </w:t>
      </w:r>
      <w:r w:rsidRPr="00EA7E03">
        <w:rPr>
          <w:b/>
          <w:noProof/>
        </w:rPr>
        <w:t>473</w:t>
      </w:r>
      <w:r w:rsidRPr="00EA7E03">
        <w:rPr>
          <w:noProof/>
        </w:rPr>
        <w:t>, 55–60 (2011).</w:t>
      </w:r>
    </w:p>
    <w:p w14:paraId="134709D8" w14:textId="77777777" w:rsidR="00EA7E03" w:rsidRPr="00EA7E03" w:rsidRDefault="00EA7E03" w:rsidP="00EA7E03">
      <w:pPr>
        <w:pStyle w:val="EndNoteBibliography"/>
        <w:ind w:left="720" w:hanging="720"/>
        <w:rPr>
          <w:noProof/>
        </w:rPr>
      </w:pPr>
      <w:r w:rsidRPr="00EA7E03">
        <w:rPr>
          <w:noProof/>
        </w:rPr>
        <w:t>13.</w:t>
      </w:r>
      <w:r w:rsidRPr="00EA7E03">
        <w:rPr>
          <w:noProof/>
        </w:rPr>
        <w:tab/>
        <w:t xml:space="preserve">Z. Guo, J. He, B. A. Barry, Calcium, conformational selection, and redox-active tyrosine YZ in the photosynthetic oxygen-evolving cluster. </w:t>
      </w:r>
      <w:r w:rsidRPr="00EA7E03">
        <w:rPr>
          <w:b/>
          <w:noProof/>
        </w:rPr>
        <w:t>115</w:t>
      </w:r>
      <w:r w:rsidRPr="00EA7E03">
        <w:rPr>
          <w:noProof/>
        </w:rPr>
        <w:t>, 5658-5663 (2018).</w:t>
      </w:r>
    </w:p>
    <w:p w14:paraId="46EF1DD1" w14:textId="77777777" w:rsidR="00EA7E03" w:rsidRPr="00EA7E03" w:rsidRDefault="00EA7E03" w:rsidP="00EA7E03">
      <w:pPr>
        <w:pStyle w:val="EndNoteBibliography"/>
        <w:ind w:left="720" w:hanging="720"/>
        <w:rPr>
          <w:noProof/>
        </w:rPr>
      </w:pPr>
      <w:r w:rsidRPr="00EA7E03">
        <w:rPr>
          <w:noProof/>
        </w:rPr>
        <w:t>14.</w:t>
      </w:r>
      <w:r w:rsidRPr="00EA7E03">
        <w:rPr>
          <w:noProof/>
        </w:rPr>
        <w:tab/>
        <w:t xml:space="preserve">N. Agmon, The Grötthuss mechanism. </w:t>
      </w:r>
      <w:r w:rsidRPr="00EA7E03">
        <w:rPr>
          <w:i/>
          <w:noProof/>
        </w:rPr>
        <w:t>Chem. Phys. Lett.</w:t>
      </w:r>
      <w:r w:rsidRPr="00EA7E03">
        <w:rPr>
          <w:noProof/>
        </w:rPr>
        <w:t xml:space="preserve"> </w:t>
      </w:r>
      <w:r w:rsidRPr="00EA7E03">
        <w:rPr>
          <w:b/>
          <w:noProof/>
        </w:rPr>
        <w:t>244</w:t>
      </w:r>
      <w:r w:rsidRPr="00EA7E03">
        <w:rPr>
          <w:noProof/>
        </w:rPr>
        <w:t>, 456–462 (1995).</w:t>
      </w:r>
    </w:p>
    <w:p w14:paraId="6426673D" w14:textId="77777777" w:rsidR="00EA7E03" w:rsidRPr="00EA7E03" w:rsidRDefault="00EA7E03" w:rsidP="00EA7E03">
      <w:pPr>
        <w:pStyle w:val="EndNoteBibliography"/>
        <w:ind w:left="720" w:hanging="720"/>
        <w:rPr>
          <w:noProof/>
        </w:rPr>
      </w:pPr>
      <w:r w:rsidRPr="00EA7E03">
        <w:rPr>
          <w:noProof/>
        </w:rPr>
        <w:t>15.</w:t>
      </w:r>
      <w:r w:rsidRPr="00EA7E03">
        <w:rPr>
          <w:noProof/>
        </w:rPr>
        <w:tab/>
        <w:t>D. R. Ort</w:t>
      </w:r>
      <w:r w:rsidRPr="00EA7E03">
        <w:rPr>
          <w:i/>
          <w:noProof/>
        </w:rPr>
        <w:t xml:space="preserve"> et al.</w:t>
      </w:r>
      <w:r w:rsidRPr="00EA7E03">
        <w:rPr>
          <w:noProof/>
        </w:rPr>
        <w:t xml:space="preserve">, Redesigning photosynthesis to sustainably meet global food and bioenergy demand </w:t>
      </w:r>
      <w:r w:rsidRPr="00EA7E03">
        <w:rPr>
          <w:i/>
          <w:noProof/>
        </w:rPr>
        <w:t xml:space="preserve">Proc. Natl. Acad. Sci. USA </w:t>
      </w:r>
      <w:r w:rsidRPr="00EA7E03">
        <w:rPr>
          <w:b/>
          <w:noProof/>
        </w:rPr>
        <w:t>112</w:t>
      </w:r>
      <w:r w:rsidRPr="00EA7E03">
        <w:rPr>
          <w:noProof/>
        </w:rPr>
        <w:t>, 8529–8536 (2015).</w:t>
      </w:r>
    </w:p>
    <w:p w14:paraId="1CF24852" w14:textId="77777777" w:rsidR="00EA7E03" w:rsidRPr="00EA7E03" w:rsidRDefault="00EA7E03" w:rsidP="00EA7E03">
      <w:pPr>
        <w:pStyle w:val="EndNoteBibliography"/>
        <w:ind w:left="720" w:hanging="720"/>
        <w:rPr>
          <w:noProof/>
        </w:rPr>
      </w:pPr>
      <w:r w:rsidRPr="00EA7E03">
        <w:rPr>
          <w:noProof/>
        </w:rPr>
        <w:t>16.</w:t>
      </w:r>
      <w:r w:rsidRPr="00EA7E03">
        <w:rPr>
          <w:noProof/>
        </w:rPr>
        <w:tab/>
        <w:t xml:space="preserve">L. Hammarström, Artificial photosynthesis: closing remarks. </w:t>
      </w:r>
      <w:r w:rsidRPr="00EA7E03">
        <w:rPr>
          <w:i/>
          <w:noProof/>
        </w:rPr>
        <w:t>Faraday Discussions</w:t>
      </w:r>
      <w:r w:rsidRPr="00EA7E03">
        <w:rPr>
          <w:noProof/>
        </w:rPr>
        <w:t xml:space="preserve"> </w:t>
      </w:r>
      <w:r w:rsidRPr="00EA7E03">
        <w:rPr>
          <w:b/>
          <w:noProof/>
        </w:rPr>
        <w:t>198</w:t>
      </w:r>
      <w:r w:rsidRPr="00EA7E03">
        <w:rPr>
          <w:noProof/>
        </w:rPr>
        <w:t>, 549-560 (2017).</w:t>
      </w:r>
    </w:p>
    <w:p w14:paraId="79945973" w14:textId="77777777" w:rsidR="00EA7E03" w:rsidRPr="00EA7E03" w:rsidRDefault="00EA7E03" w:rsidP="00EA7E03">
      <w:pPr>
        <w:pStyle w:val="EndNoteBibliography"/>
        <w:ind w:left="720" w:hanging="720"/>
        <w:rPr>
          <w:noProof/>
        </w:rPr>
      </w:pPr>
      <w:r w:rsidRPr="00EA7E03">
        <w:rPr>
          <w:noProof/>
        </w:rPr>
        <w:t>17.</w:t>
      </w:r>
      <w:r w:rsidRPr="00EA7E03">
        <w:rPr>
          <w:noProof/>
        </w:rPr>
        <w:tab/>
        <w:t>T. Liu</w:t>
      </w:r>
      <w:r w:rsidRPr="00EA7E03">
        <w:rPr>
          <w:i/>
          <w:noProof/>
        </w:rPr>
        <w:t xml:space="preserve"> et al.</w:t>
      </w:r>
      <w:r w:rsidRPr="00EA7E03">
        <w:rPr>
          <w:noProof/>
        </w:rPr>
        <w:t xml:space="preserve">, Accelerating proton-coupled electron transfer of metal hydrides in catalyst model reactions. </w:t>
      </w:r>
      <w:r w:rsidRPr="00EA7E03">
        <w:rPr>
          <w:i/>
          <w:noProof/>
        </w:rPr>
        <w:t>Nature Chemistry</w:t>
      </w:r>
      <w:r w:rsidRPr="00EA7E03">
        <w:rPr>
          <w:noProof/>
        </w:rPr>
        <w:t xml:space="preserve"> </w:t>
      </w:r>
      <w:r w:rsidRPr="00EA7E03">
        <w:rPr>
          <w:b/>
          <w:noProof/>
        </w:rPr>
        <w:t>10</w:t>
      </w:r>
      <w:r w:rsidRPr="00EA7E03">
        <w:rPr>
          <w:noProof/>
        </w:rPr>
        <w:t>, 881-887 (2018).</w:t>
      </w:r>
    </w:p>
    <w:p w14:paraId="69CC4C9C" w14:textId="77777777" w:rsidR="00EA7E03" w:rsidRPr="00EA7E03" w:rsidRDefault="00EA7E03" w:rsidP="00EA7E03">
      <w:pPr>
        <w:pStyle w:val="EndNoteBibliography"/>
        <w:ind w:left="720" w:hanging="720"/>
        <w:rPr>
          <w:noProof/>
        </w:rPr>
      </w:pPr>
      <w:r w:rsidRPr="00EA7E03">
        <w:rPr>
          <w:noProof/>
        </w:rPr>
        <w:t>18.</w:t>
      </w:r>
      <w:r w:rsidRPr="00EA7E03">
        <w:rPr>
          <w:noProof/>
        </w:rPr>
        <w:tab/>
        <w:t xml:space="preserve">T. F. Markle, I. J. Rhile, A. G. DiPasquale, J. M. Mayer, Probing concerted proton-electron transfer in phenol-imidazoles. </w:t>
      </w:r>
      <w:r w:rsidRPr="00EA7E03">
        <w:rPr>
          <w:i/>
          <w:noProof/>
        </w:rPr>
        <w:t>Proc. Natl. Acad. Sci. USA</w:t>
      </w:r>
      <w:r w:rsidRPr="00EA7E03">
        <w:rPr>
          <w:noProof/>
        </w:rPr>
        <w:t xml:space="preserve"> </w:t>
      </w:r>
      <w:r w:rsidRPr="00EA7E03">
        <w:rPr>
          <w:b/>
          <w:noProof/>
        </w:rPr>
        <w:t>105</w:t>
      </w:r>
      <w:r w:rsidRPr="00EA7E03">
        <w:rPr>
          <w:noProof/>
        </w:rPr>
        <w:t>, 8185–8190 (2008).</w:t>
      </w:r>
    </w:p>
    <w:p w14:paraId="3DA52756" w14:textId="77777777" w:rsidR="00EA7E03" w:rsidRPr="00EA7E03" w:rsidRDefault="00EA7E03" w:rsidP="00EA7E03">
      <w:pPr>
        <w:pStyle w:val="EndNoteBibliography"/>
        <w:ind w:left="720" w:hanging="720"/>
        <w:rPr>
          <w:noProof/>
        </w:rPr>
      </w:pPr>
      <w:r w:rsidRPr="00EA7E03">
        <w:rPr>
          <w:noProof/>
        </w:rPr>
        <w:t>19.</w:t>
      </w:r>
      <w:r w:rsidRPr="00EA7E03">
        <w:rPr>
          <w:noProof/>
        </w:rPr>
        <w:tab/>
        <w:t>L. Benisvy</w:t>
      </w:r>
      <w:r w:rsidRPr="00EA7E03">
        <w:rPr>
          <w:i/>
          <w:noProof/>
        </w:rPr>
        <w:t xml:space="preserve"> et al.</w:t>
      </w:r>
      <w:r w:rsidRPr="00EA7E03">
        <w:rPr>
          <w:noProof/>
        </w:rPr>
        <w:t xml:space="preserve">, Phenoxyl radicals hydrogen-bonded to imidazolium: analogues of tyrosyl D of photosystem II: high-field EPR and DFT studies. . </w:t>
      </w:r>
      <w:r w:rsidRPr="00EA7E03">
        <w:rPr>
          <w:i/>
          <w:noProof/>
        </w:rPr>
        <w:t>Angew. Chem. Int. Ed.</w:t>
      </w:r>
      <w:r w:rsidRPr="00EA7E03">
        <w:rPr>
          <w:noProof/>
        </w:rPr>
        <w:t xml:space="preserve"> </w:t>
      </w:r>
      <w:r w:rsidRPr="00EA7E03">
        <w:rPr>
          <w:b/>
          <w:noProof/>
        </w:rPr>
        <w:t>44</w:t>
      </w:r>
      <w:r w:rsidRPr="00EA7E03">
        <w:rPr>
          <w:noProof/>
        </w:rPr>
        <w:t>, 5314–5317 (2005).</w:t>
      </w:r>
    </w:p>
    <w:p w14:paraId="167F8C2E" w14:textId="77777777" w:rsidR="00EA7E03" w:rsidRPr="00EA7E03" w:rsidRDefault="00EA7E03" w:rsidP="00EA7E03">
      <w:pPr>
        <w:pStyle w:val="EndNoteBibliography"/>
        <w:ind w:left="720" w:hanging="720"/>
        <w:rPr>
          <w:noProof/>
        </w:rPr>
      </w:pPr>
      <w:r w:rsidRPr="00EA7E03">
        <w:rPr>
          <w:noProof/>
        </w:rPr>
        <w:t>20.</w:t>
      </w:r>
      <w:r w:rsidRPr="00EA7E03">
        <w:rPr>
          <w:noProof/>
        </w:rPr>
        <w:tab/>
        <w:t>G. Chararalambidis</w:t>
      </w:r>
      <w:r w:rsidRPr="00EA7E03">
        <w:rPr>
          <w:i/>
          <w:noProof/>
        </w:rPr>
        <w:t xml:space="preserve"> et al.</w:t>
      </w:r>
      <w:r w:rsidRPr="00EA7E03">
        <w:rPr>
          <w:noProof/>
        </w:rPr>
        <w:t xml:space="preserve">, Water Molecules Gating a Photoinduced One-Electron Two-Protons Transfer in a Tyrosine/Histidine (Tyr/His) Model of Photosystem II. </w:t>
      </w:r>
      <w:r w:rsidRPr="00EA7E03">
        <w:rPr>
          <w:i/>
          <w:noProof/>
        </w:rPr>
        <w:t>Angew Chem Int Ed Engl</w:t>
      </w:r>
      <w:r w:rsidRPr="00EA7E03">
        <w:rPr>
          <w:noProof/>
        </w:rPr>
        <w:t xml:space="preserve"> </w:t>
      </w:r>
      <w:r w:rsidRPr="00EA7E03">
        <w:rPr>
          <w:b/>
          <w:noProof/>
        </w:rPr>
        <w:t>57</w:t>
      </w:r>
      <w:r w:rsidRPr="00EA7E03">
        <w:rPr>
          <w:noProof/>
        </w:rPr>
        <w:t>, 9013-9017 (2018).</w:t>
      </w:r>
    </w:p>
    <w:p w14:paraId="21A50E39" w14:textId="77777777" w:rsidR="00EA7E03" w:rsidRPr="00EA7E03" w:rsidRDefault="00EA7E03" w:rsidP="00EA7E03">
      <w:pPr>
        <w:pStyle w:val="EndNoteBibliography"/>
        <w:ind w:left="720" w:hanging="720"/>
        <w:rPr>
          <w:noProof/>
        </w:rPr>
      </w:pPr>
      <w:r w:rsidRPr="00EA7E03">
        <w:rPr>
          <w:noProof/>
        </w:rPr>
        <w:t>21.</w:t>
      </w:r>
      <w:r w:rsidRPr="00EA7E03">
        <w:rPr>
          <w:noProof/>
        </w:rPr>
        <w:tab/>
        <w:t>J. D. Megiatto Jr.</w:t>
      </w:r>
      <w:r w:rsidRPr="00EA7E03">
        <w:rPr>
          <w:i/>
          <w:noProof/>
        </w:rPr>
        <w:t xml:space="preserve"> et al.</w:t>
      </w:r>
      <w:r w:rsidRPr="00EA7E03">
        <w:rPr>
          <w:noProof/>
        </w:rPr>
        <w:t xml:space="preserve">, A bioinspired redox relay that mimics radical interactions of the Tyr–His pairs of photosystem II. </w:t>
      </w:r>
      <w:r w:rsidRPr="00EA7E03">
        <w:rPr>
          <w:i/>
          <w:noProof/>
        </w:rPr>
        <w:t>Nature Chem.</w:t>
      </w:r>
      <w:r w:rsidRPr="00EA7E03">
        <w:rPr>
          <w:noProof/>
        </w:rPr>
        <w:t xml:space="preserve"> </w:t>
      </w:r>
      <w:r w:rsidRPr="00EA7E03">
        <w:rPr>
          <w:b/>
          <w:noProof/>
        </w:rPr>
        <w:t>6</w:t>
      </w:r>
      <w:r w:rsidRPr="00EA7E03">
        <w:rPr>
          <w:noProof/>
        </w:rPr>
        <w:t>, 423–428 (2014).</w:t>
      </w:r>
    </w:p>
    <w:p w14:paraId="75E53496" w14:textId="77777777" w:rsidR="00EA7E03" w:rsidRPr="00EA7E03" w:rsidRDefault="00EA7E03" w:rsidP="00EA7E03">
      <w:pPr>
        <w:pStyle w:val="EndNoteBibliography"/>
        <w:ind w:left="720" w:hanging="720"/>
        <w:rPr>
          <w:noProof/>
        </w:rPr>
      </w:pPr>
      <w:r w:rsidRPr="00EA7E03">
        <w:rPr>
          <w:noProof/>
        </w:rPr>
        <w:t>22.</w:t>
      </w:r>
      <w:r w:rsidRPr="00EA7E03">
        <w:rPr>
          <w:noProof/>
        </w:rPr>
        <w:tab/>
        <w:t>M. T. Huynh</w:t>
      </w:r>
      <w:r w:rsidRPr="00EA7E03">
        <w:rPr>
          <w:i/>
          <w:noProof/>
        </w:rPr>
        <w:t xml:space="preserve"> et al.</w:t>
      </w:r>
      <w:r w:rsidRPr="00EA7E03">
        <w:rPr>
          <w:noProof/>
        </w:rPr>
        <w:t xml:space="preserve">, Concerted one-electron two-proton transfer processes in models inspired by the Tyr-His couple of photosystem II. </w:t>
      </w:r>
      <w:r w:rsidRPr="00EA7E03">
        <w:rPr>
          <w:i/>
          <w:noProof/>
        </w:rPr>
        <w:t>ACS Cent. Sci.</w:t>
      </w:r>
      <w:r w:rsidRPr="00EA7E03">
        <w:rPr>
          <w:noProof/>
        </w:rPr>
        <w:t xml:space="preserve"> </w:t>
      </w:r>
      <w:r w:rsidRPr="00EA7E03">
        <w:rPr>
          <w:b/>
          <w:noProof/>
        </w:rPr>
        <w:t>3</w:t>
      </w:r>
      <w:r w:rsidRPr="00EA7E03">
        <w:rPr>
          <w:noProof/>
        </w:rPr>
        <w:t>, 372−380 (2017).</w:t>
      </w:r>
    </w:p>
    <w:p w14:paraId="367E3E85" w14:textId="77777777" w:rsidR="00EA7E03" w:rsidRPr="00EA7E03" w:rsidRDefault="00EA7E03" w:rsidP="00EA7E03">
      <w:pPr>
        <w:pStyle w:val="EndNoteBibliography"/>
        <w:ind w:left="720" w:hanging="720"/>
        <w:rPr>
          <w:noProof/>
        </w:rPr>
      </w:pPr>
      <w:r w:rsidRPr="00EA7E03">
        <w:rPr>
          <w:noProof/>
        </w:rPr>
        <w:t>23.</w:t>
      </w:r>
      <w:r w:rsidRPr="00EA7E03">
        <w:rPr>
          <w:noProof/>
        </w:rPr>
        <w:tab/>
        <w:t>E. Odella</w:t>
      </w:r>
      <w:r w:rsidRPr="00EA7E03">
        <w:rPr>
          <w:i/>
          <w:noProof/>
        </w:rPr>
        <w:t xml:space="preserve"> et al.</w:t>
      </w:r>
      <w:r w:rsidRPr="00EA7E03">
        <w:rPr>
          <w:noProof/>
        </w:rPr>
        <w:t xml:space="preserve">, Controlling Proton-Coupled Electron Transfer in Bioinspired Artificial Photosynthetic Relays. </w:t>
      </w:r>
      <w:r w:rsidRPr="00EA7E03">
        <w:rPr>
          <w:i/>
          <w:noProof/>
        </w:rPr>
        <w:t>J. Am. Chem. Soc.</w:t>
      </w:r>
      <w:r w:rsidRPr="00EA7E03">
        <w:rPr>
          <w:noProof/>
        </w:rPr>
        <w:t xml:space="preserve"> </w:t>
      </w:r>
      <w:r w:rsidRPr="00EA7E03">
        <w:rPr>
          <w:b/>
          <w:noProof/>
        </w:rPr>
        <w:t>140</w:t>
      </w:r>
      <w:r w:rsidRPr="00EA7E03">
        <w:rPr>
          <w:noProof/>
        </w:rPr>
        <w:t>, 15450-15460 (2018).</w:t>
      </w:r>
    </w:p>
    <w:p w14:paraId="729A8AC1" w14:textId="77777777" w:rsidR="00EA7E03" w:rsidRPr="00EA7E03" w:rsidRDefault="00EA7E03" w:rsidP="00EA7E03">
      <w:pPr>
        <w:pStyle w:val="EndNoteBibliography"/>
        <w:ind w:left="720" w:hanging="720"/>
        <w:rPr>
          <w:noProof/>
        </w:rPr>
      </w:pPr>
      <w:r w:rsidRPr="00EA7E03">
        <w:rPr>
          <w:noProof/>
        </w:rPr>
        <w:t>24.</w:t>
      </w:r>
      <w:r w:rsidRPr="00EA7E03">
        <w:rPr>
          <w:noProof/>
        </w:rPr>
        <w:tab/>
        <w:t xml:space="preserve">M. Forés, M. Duran, M. Solà, M. Orozco, F. J. Luque, Theoretical Evaluation of Solvent Effects on the Conformational and Tautomeric Equilibria of 2-(2‘-Hydroxyphenyl)benzimidazole and on Its Absorption and Fluorescence Spectra. </w:t>
      </w:r>
      <w:r w:rsidRPr="00EA7E03">
        <w:rPr>
          <w:i/>
          <w:noProof/>
        </w:rPr>
        <w:t>The Journal of Physical Chemistry A</w:t>
      </w:r>
      <w:r w:rsidRPr="00EA7E03">
        <w:rPr>
          <w:noProof/>
        </w:rPr>
        <w:t xml:space="preserve"> </w:t>
      </w:r>
      <w:r w:rsidRPr="00EA7E03">
        <w:rPr>
          <w:b/>
          <w:noProof/>
        </w:rPr>
        <w:t>103</w:t>
      </w:r>
      <w:r w:rsidRPr="00EA7E03">
        <w:rPr>
          <w:noProof/>
        </w:rPr>
        <w:t>, 4525-4532 (1999).</w:t>
      </w:r>
    </w:p>
    <w:p w14:paraId="3BD90812" w14:textId="77777777" w:rsidR="00EA7E03" w:rsidRPr="00EA7E03" w:rsidRDefault="00EA7E03" w:rsidP="00EA7E03">
      <w:pPr>
        <w:pStyle w:val="EndNoteBibliography"/>
        <w:ind w:left="720" w:hanging="720"/>
        <w:rPr>
          <w:noProof/>
        </w:rPr>
      </w:pPr>
      <w:r w:rsidRPr="00EA7E03">
        <w:rPr>
          <w:noProof/>
        </w:rPr>
        <w:t>25.</w:t>
      </w:r>
      <w:r w:rsidRPr="00EA7E03">
        <w:rPr>
          <w:noProof/>
        </w:rPr>
        <w:tab/>
        <w:t xml:space="preserve">J. J. Lopez-Garriga, G. T. Babcock, J. F. Harrison, Factors influencing the C:N stretching frequency in neutral and protonated Schiff's bases. </w:t>
      </w:r>
      <w:r w:rsidRPr="00EA7E03">
        <w:rPr>
          <w:i/>
          <w:noProof/>
        </w:rPr>
        <w:t>J. Am. Chem. Soc.</w:t>
      </w:r>
      <w:r w:rsidRPr="00EA7E03">
        <w:rPr>
          <w:noProof/>
        </w:rPr>
        <w:t xml:space="preserve"> </w:t>
      </w:r>
      <w:r w:rsidRPr="00EA7E03">
        <w:rPr>
          <w:b/>
          <w:noProof/>
        </w:rPr>
        <w:t>108</w:t>
      </w:r>
      <w:r w:rsidRPr="00EA7E03">
        <w:rPr>
          <w:noProof/>
        </w:rPr>
        <w:t>, 7241-7251 (1986).</w:t>
      </w:r>
    </w:p>
    <w:p w14:paraId="1D66E0B9" w14:textId="1FFDC1B4" w:rsidR="00D1019B" w:rsidRDefault="00A456F5" w:rsidP="00A456F5">
      <w:r w:rsidRPr="00F04059">
        <w:rPr>
          <w:rFonts w:ascii="Helvetica" w:hAnsi="Helvetica"/>
        </w:rPr>
        <w:fldChar w:fldCharType="end"/>
      </w:r>
    </w:p>
    <w:sectPr w:rsidR="00D101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ammes-Schiffer, Sharon" w:date="2019-03-05T12:59:00Z" w:initials="HS">
    <w:p w14:paraId="74FD3FC6" w14:textId="2855300E" w:rsidR="009B1C08" w:rsidRDefault="009B1C08">
      <w:pPr>
        <w:pStyle w:val="CommentText"/>
      </w:pPr>
      <w:r>
        <w:rPr>
          <w:rStyle w:val="CommentReference"/>
        </w:rPr>
        <w:annotationRef/>
      </w:r>
      <w:r>
        <w:t>Maybe this word could be deleted to make it sound simpler?</w:t>
      </w:r>
    </w:p>
  </w:comment>
  <w:comment w:id="5" w:author="Hammes-Schiffer, Sharon" w:date="2019-03-05T13:01:00Z" w:initials="HS">
    <w:p w14:paraId="672159DB" w14:textId="6791FB82" w:rsidR="009B1C08" w:rsidRDefault="009B1C08">
      <w:pPr>
        <w:pStyle w:val="CommentText"/>
      </w:pPr>
      <w:r>
        <w:rPr>
          <w:rStyle w:val="CommentReference"/>
        </w:rPr>
        <w:annotationRef/>
      </w:r>
      <w:r>
        <w:t>Is this really a word (commonly used in this way)?  Maybe “non-spontaneous” would be better?  I couldn’t find it when I googled it.  I got an article about “spontaneous anti-Trump airport protests”.</w:t>
      </w:r>
    </w:p>
  </w:comment>
  <w:comment w:id="6" w:author="Hammes-Schiffer, Sharon" w:date="2019-03-05T13:02:00Z" w:initials="HS">
    <w:p w14:paraId="73F737F4" w14:textId="4CB60D1E" w:rsidR="009B1C08" w:rsidRDefault="009B1C08">
      <w:pPr>
        <w:pStyle w:val="CommentText"/>
      </w:pPr>
      <w:r>
        <w:rPr>
          <w:rStyle w:val="CommentReference"/>
        </w:rPr>
        <w:annotationRef/>
      </w:r>
      <w:r>
        <w:t>Same word again.</w:t>
      </w:r>
    </w:p>
  </w:comment>
  <w:comment w:id="23" w:author="Hammes-Schiffer, Sharon" w:date="2019-03-05T13:12:00Z" w:initials="HS">
    <w:p w14:paraId="305E43DD" w14:textId="223F2664" w:rsidR="00A613E6" w:rsidRDefault="00A613E6">
      <w:pPr>
        <w:pStyle w:val="CommentText"/>
      </w:pPr>
      <w:r>
        <w:rPr>
          <w:rStyle w:val="CommentReference"/>
        </w:rPr>
        <w:annotationRef/>
      </w:r>
      <w:r>
        <w:t>Do we need the 1 here?  I’m okay either way, but in the past we just called this EPT.</w:t>
      </w:r>
    </w:p>
  </w:comment>
  <w:comment w:id="34" w:author="Hammes-Schiffer, Sharon" w:date="2019-03-05T13:07:00Z" w:initials="HS">
    <w:p w14:paraId="7BE47216" w14:textId="5DD24F24" w:rsidR="001F7AD1" w:rsidRDefault="001F7AD1">
      <w:pPr>
        <w:pStyle w:val="CommentText"/>
      </w:pPr>
      <w:r>
        <w:rPr>
          <w:rStyle w:val="CommentReference"/>
        </w:rPr>
        <w:annotationRef/>
      </w:r>
      <w:r>
        <w:t>I wonder if we can add a little color to this figure – maybe make all the transferring H’s red.  Science likes pretty figures, and this one is a little bit bland.</w:t>
      </w:r>
    </w:p>
  </w:comment>
  <w:comment w:id="36" w:author="Hammes-Schiffer, Sharon" w:date="2019-03-05T13:15:00Z" w:initials="HS">
    <w:p w14:paraId="15C133D7" w14:textId="49FD0D63" w:rsidR="009C35C0" w:rsidRDefault="009C35C0">
      <w:pPr>
        <w:pStyle w:val="CommentText"/>
      </w:pPr>
      <w:r>
        <w:rPr>
          <w:rStyle w:val="CommentReference"/>
        </w:rPr>
        <w:annotationRef/>
      </w:r>
      <w:r>
        <w:t>Interestingly, I just suggested that this be done, so we’re thinking along the same lines.  I think it would be good to add this.</w:t>
      </w:r>
    </w:p>
  </w:comment>
  <w:comment w:id="49" w:author="Microsoft Office User" w:date="2019-03-04T21:18:00Z" w:initials="MOU">
    <w:p w14:paraId="63D745EB" w14:textId="556DAB5C" w:rsidR="003B3D64" w:rsidRDefault="003B3D64">
      <w:pPr>
        <w:pStyle w:val="CommentText"/>
      </w:pPr>
      <w:r>
        <w:rPr>
          <w:rStyle w:val="CommentReference"/>
        </w:rPr>
        <w:annotationRef/>
      </w:r>
      <w:r>
        <w:t>Josh, please complete this</w:t>
      </w:r>
    </w:p>
  </w:comment>
  <w:comment w:id="50" w:author="Hammes-Schiffer, Sharon" w:date="2019-03-05T13:22:00Z" w:initials="HS">
    <w:p w14:paraId="0BDA9967" w14:textId="06714CC0" w:rsidR="009B5F58" w:rsidRDefault="009B5F58">
      <w:pPr>
        <w:pStyle w:val="CommentText"/>
      </w:pPr>
      <w:r>
        <w:rPr>
          <w:rStyle w:val="CommentReference"/>
        </w:rPr>
        <w:annotationRef/>
      </w:r>
      <w:r>
        <w:t xml:space="preserve">In part B, the symbols for E1PT and E3PT are very similar, which is kind of confusing.  Is there another line type you could use for these, maybe two long dashes and a dot instead of two dots and a dash?  </w:t>
      </w:r>
    </w:p>
  </w:comment>
  <w:comment w:id="51" w:author="Hammes-Schiffer, Sharon" w:date="2019-03-05T14:29:00Z" w:initials="HS">
    <w:p w14:paraId="63905EF1" w14:textId="3AF534E3" w:rsidR="009727E6" w:rsidRDefault="009727E6">
      <w:pPr>
        <w:pStyle w:val="CommentText"/>
      </w:pPr>
      <w:r>
        <w:rPr>
          <w:rStyle w:val="CommentReference"/>
        </w:rPr>
        <w:annotationRef/>
      </w:r>
      <w:r>
        <w:t>To clarify that the lines that should be compared to experiment are the lowest ones in each case, can you make the lowest computed line the same color as the experimental line?  Then it should be clear that these “match”, providing support for the products in Fig. 1.</w:t>
      </w:r>
    </w:p>
  </w:comment>
  <w:comment w:id="52" w:author="Hammes-Schiffer, Sharon" w:date="2019-03-05T14:17:00Z" w:initials="HS">
    <w:p w14:paraId="365EC58E" w14:textId="10CAC129" w:rsidR="00231E43" w:rsidRDefault="00231E43">
      <w:pPr>
        <w:pStyle w:val="CommentText"/>
      </w:pPr>
      <w:r>
        <w:rPr>
          <w:rStyle w:val="CommentReference"/>
        </w:rPr>
        <w:annotationRef/>
      </w:r>
      <w:r>
        <w:t>Species 1 shows a pretty big error in the DFT compared to experiment, probably due to the reference being 3.  Is this one necessary given that it is not part of the series?</w:t>
      </w:r>
      <w:r w:rsidR="00277997">
        <w:t xml:space="preserve">  Maybe keep it in part A but not part B to avoid confusion?</w:t>
      </w:r>
    </w:p>
  </w:comment>
  <w:comment w:id="53" w:author="Hammes-Schiffer, Sharon" w:date="2019-03-05T13:24:00Z" w:initials="HS">
    <w:p w14:paraId="5452AA17" w14:textId="1515373C" w:rsidR="009B5F58" w:rsidRDefault="009B5F58">
      <w:pPr>
        <w:pStyle w:val="CommentText"/>
      </w:pPr>
      <w:r>
        <w:rPr>
          <w:rStyle w:val="CommentReference"/>
        </w:rPr>
        <w:annotationRef/>
      </w:r>
      <w:r>
        <w:t>I would make the A and B labels in Helvetica or Arial to match the figure fonts.</w:t>
      </w:r>
    </w:p>
  </w:comment>
  <w:comment w:id="54" w:author="Hammes-Schiffer, Sharon" w:date="2019-03-05T13:22:00Z" w:initials="HS">
    <w:p w14:paraId="439A0EC8" w14:textId="1AAD8F58" w:rsidR="009B5F58" w:rsidRDefault="009B5F58">
      <w:pPr>
        <w:pStyle w:val="CommentText"/>
      </w:pPr>
      <w:r>
        <w:rPr>
          <w:rStyle w:val="CommentReference"/>
        </w:rPr>
        <w:annotationRef/>
      </w:r>
      <w:r>
        <w:t>Is this the direct distance or adding up all of the individual PT distances?  And I assume it’s from the DFT structures, or from crystal structures?</w:t>
      </w:r>
    </w:p>
  </w:comment>
  <w:comment w:id="64" w:author="Hammes-Schiffer, Sharon" w:date="2019-03-05T13:29:00Z" w:initials="HS">
    <w:p w14:paraId="1D6CF826" w14:textId="5EA682AB" w:rsidR="00257C1D" w:rsidRDefault="00257C1D">
      <w:pPr>
        <w:pStyle w:val="CommentText"/>
      </w:pPr>
      <w:r>
        <w:rPr>
          <w:rStyle w:val="CommentReference"/>
        </w:rPr>
        <w:annotationRef/>
      </w:r>
      <w:r>
        <w:t xml:space="preserve">The overall redox potential for each </w:t>
      </w:r>
      <w:proofErr w:type="spellStart"/>
      <w:r>
        <w:t>EnPT</w:t>
      </w:r>
      <w:proofErr w:type="spellEnd"/>
      <w:r>
        <w:t xml:space="preserve"> process is not calculated as a series of individual processes – it is just the free energy difference between the reactant and final product.  This is what decreases by 100 mV/imidazole across the series.  Josh also calculated what it would be for different products, but those numbers were not used to get the final number.  WE don’t want to confuse the reader here.</w:t>
      </w:r>
    </w:p>
  </w:comment>
  <w:comment w:id="72" w:author="Hammes-Schiffer, Sharon" w:date="2019-03-05T14:31:00Z" w:initials="HS">
    <w:p w14:paraId="4B247AE6" w14:textId="60BC0B81" w:rsidR="009727E6" w:rsidRDefault="009727E6">
      <w:pPr>
        <w:pStyle w:val="CommentText"/>
      </w:pPr>
      <w:r>
        <w:rPr>
          <w:rStyle w:val="CommentReference"/>
        </w:rPr>
        <w:annotationRef/>
      </w:r>
      <w:r>
        <w:t>If you color the lowest lines for each species, this will make it easier for the reader to understand that the other lines are just for analysis, not actual redox potentials (and not used to compute the final redox potentials).</w:t>
      </w:r>
    </w:p>
  </w:comment>
  <w:comment w:id="76" w:author="Hammes-Schiffer, Sharon" w:date="2019-03-05T13:38:00Z" w:initials="HS">
    <w:p w14:paraId="76A49C51" w14:textId="0D6433DE" w:rsidR="00623645" w:rsidRDefault="00623645">
      <w:pPr>
        <w:pStyle w:val="CommentText"/>
      </w:pPr>
      <w:r>
        <w:rPr>
          <w:rStyle w:val="CommentReference"/>
        </w:rPr>
        <w:annotationRef/>
      </w:r>
      <w:r>
        <w:t>IF we need to dele</w:t>
      </w:r>
      <w:r w:rsidR="00277997">
        <w:t>te words, this could be deleted, or even the whole sentence could be deleted to save words.</w:t>
      </w:r>
    </w:p>
  </w:comment>
  <w:comment w:id="74" w:author="Hammes-Schiffer, Sharon" w:date="2019-03-05T14:41:00Z" w:initials="HS">
    <w:p w14:paraId="06C6512A" w14:textId="6DFF86AA" w:rsidR="00DB6CD2" w:rsidRDefault="00DB6CD2">
      <w:pPr>
        <w:pStyle w:val="CommentText"/>
      </w:pPr>
      <w:r>
        <w:rPr>
          <w:rStyle w:val="CommentReference"/>
        </w:rPr>
        <w:annotationRef/>
      </w:r>
      <w:r>
        <w:t>Much or all of this could be deleted to save words if necessary.</w:t>
      </w:r>
    </w:p>
  </w:comment>
  <w:comment w:id="89" w:author="Microsoft Office User" w:date="2019-02-21T16:18:00Z" w:initials="MOU">
    <w:p w14:paraId="13CE8C47" w14:textId="77777777" w:rsidR="00DF328D" w:rsidRDefault="00DF328D" w:rsidP="00A456F5">
      <w:pPr>
        <w:pStyle w:val="CommentText"/>
      </w:pPr>
      <w:r>
        <w:rPr>
          <w:rStyle w:val="CommentReference"/>
        </w:rPr>
        <w:annotationRef/>
      </w:r>
      <w:r>
        <w:t>Josh look at the highlighted part and change whatever is necessary. But please do not add words.</w:t>
      </w:r>
    </w:p>
  </w:comment>
  <w:comment w:id="91" w:author="Hammes-Schiffer, Sharon" w:date="2019-03-05T13:37:00Z" w:initials="HS">
    <w:p w14:paraId="3DE5F688" w14:textId="29CF5CDA" w:rsidR="00623645" w:rsidRDefault="00623645">
      <w:pPr>
        <w:pStyle w:val="CommentText"/>
      </w:pPr>
      <w:r>
        <w:rPr>
          <w:rStyle w:val="CommentReference"/>
        </w:rPr>
        <w:annotationRef/>
      </w:r>
      <w:r>
        <w:t>I think this is important to add</w:t>
      </w:r>
      <w:r w:rsidR="0058368B">
        <w:t>, even though it does add words, and mentioning a thermodynamic cycle will make it clear that this is not implying mechanism, only a closed thermodynamic cycle.</w:t>
      </w:r>
    </w:p>
  </w:comment>
  <w:comment w:id="103" w:author="Hammes-Schiffer, Sharon" w:date="2019-03-05T13:43:00Z" w:initials="HS">
    <w:p w14:paraId="597737C9" w14:textId="29E71D7A" w:rsidR="00C64864" w:rsidRDefault="00C64864">
      <w:pPr>
        <w:pStyle w:val="CommentText"/>
      </w:pPr>
      <w:r>
        <w:rPr>
          <w:rStyle w:val="CommentReference"/>
        </w:rPr>
        <w:annotationRef/>
      </w:r>
      <w:r>
        <w:t>What does the downward arrow in A mean?  Is that the shift from 1670 to 1678 mentioned in the text?</w:t>
      </w:r>
    </w:p>
  </w:comment>
  <w:comment w:id="107" w:author="Hammes-Schiffer, Sharon" w:date="2019-03-05T13:46:00Z" w:initials="HS">
    <w:p w14:paraId="1151EDF8" w14:textId="6AE887A5" w:rsidR="00C64864" w:rsidRDefault="00C64864">
      <w:pPr>
        <w:pStyle w:val="CommentText"/>
      </w:pPr>
      <w:r>
        <w:rPr>
          <w:rStyle w:val="CommentReference"/>
        </w:rPr>
        <w:annotationRef/>
      </w:r>
      <w:r>
        <w:t xml:space="preserve">How is this shown here?  The figure is a little blurry and I’m no </w:t>
      </w:r>
      <w:proofErr w:type="spellStart"/>
      <w:r>
        <w:t>tseeing</w:t>
      </w:r>
      <w:proofErr w:type="spellEnd"/>
      <w:r>
        <w:t xml:space="preserve"> how D has more information than A-C.</w:t>
      </w:r>
    </w:p>
  </w:comment>
  <w:comment w:id="115" w:author="Hammes-Schiffer, Sharon" w:date="2019-03-05T13:48:00Z" w:initials="HS">
    <w:p w14:paraId="4BBD18EF" w14:textId="7074CB8A" w:rsidR="002B3903" w:rsidRDefault="002B3903">
      <w:pPr>
        <w:pStyle w:val="CommentText"/>
      </w:pPr>
      <w:r>
        <w:rPr>
          <w:rStyle w:val="CommentReference"/>
        </w:rPr>
        <w:annotationRef/>
      </w:r>
      <w:r>
        <w:t>Should we point out that DFT predicted these types of shifts for E3PT and E4PT?  This paper makes it sounds like all the theory came after the experiments, but I think at least some of it came before</w:t>
      </w:r>
      <w:r w:rsidR="00277997">
        <w:t xml:space="preserve"> (but not as much as for the previous papers).</w:t>
      </w:r>
    </w:p>
  </w:comment>
  <w:comment w:id="118" w:author="Hammes-Schiffer, Sharon" w:date="2019-03-05T14:39:00Z" w:initials="HS">
    <w:p w14:paraId="264C2416" w14:textId="6F9BC167" w:rsidR="00BD381B" w:rsidRDefault="00BD381B">
      <w:pPr>
        <w:pStyle w:val="CommentText"/>
      </w:pPr>
      <w:r>
        <w:rPr>
          <w:rStyle w:val="CommentReference"/>
        </w:rPr>
        <w:annotationRef/>
      </w:r>
      <w:r>
        <w:t>We don’t want to imply that there are intermediates or separate steps – it is a thermodynamic cycle, and we are adding up the individual pieces of it, but the mechanism itself is probably concerted or near-concerted.  There might be confusion between thermodynamic cycle and mechanism.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FD3FC6" w15:done="0"/>
  <w15:commentEx w15:paraId="672159DB" w15:done="0"/>
  <w15:commentEx w15:paraId="73F737F4" w15:done="0"/>
  <w15:commentEx w15:paraId="305E43DD" w15:done="0"/>
  <w15:commentEx w15:paraId="7BE47216" w15:done="0"/>
  <w15:commentEx w15:paraId="15C133D7" w15:done="0"/>
  <w15:commentEx w15:paraId="63D745EB" w15:done="0"/>
  <w15:commentEx w15:paraId="0BDA9967" w15:done="0"/>
  <w15:commentEx w15:paraId="63905EF1" w15:done="0"/>
  <w15:commentEx w15:paraId="365EC58E" w15:done="0"/>
  <w15:commentEx w15:paraId="5452AA17" w15:done="0"/>
  <w15:commentEx w15:paraId="439A0EC8" w15:done="0"/>
  <w15:commentEx w15:paraId="1D6CF826" w15:done="0"/>
  <w15:commentEx w15:paraId="4B247AE6" w15:done="0"/>
  <w15:commentEx w15:paraId="76A49C51" w15:done="0"/>
  <w15:commentEx w15:paraId="06C6512A" w15:done="0"/>
  <w15:commentEx w15:paraId="13CE8C47" w15:done="0"/>
  <w15:commentEx w15:paraId="3DE5F688" w15:done="0"/>
  <w15:commentEx w15:paraId="597737C9" w15:done="0"/>
  <w15:commentEx w15:paraId="1151EDF8" w15:done="0"/>
  <w15:commentEx w15:paraId="4BBD18EF" w15:done="0"/>
  <w15:commentEx w15:paraId="264C24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FD3FC6" w16cid:durableId="20291CE9"/>
  <w16cid:commentId w16cid:paraId="672159DB" w16cid:durableId="20291CEA"/>
  <w16cid:commentId w16cid:paraId="73F737F4" w16cid:durableId="20291CEB"/>
  <w16cid:commentId w16cid:paraId="305E43DD" w16cid:durableId="20291CEC"/>
  <w16cid:commentId w16cid:paraId="7BE47216" w16cid:durableId="20291CED"/>
  <w16cid:commentId w16cid:paraId="15C133D7" w16cid:durableId="20291CEE"/>
  <w16cid:commentId w16cid:paraId="63D745EB" w16cid:durableId="2028149B"/>
  <w16cid:commentId w16cid:paraId="0BDA9967" w16cid:durableId="20291CF0"/>
  <w16cid:commentId w16cid:paraId="63905EF1" w16cid:durableId="20291CF1"/>
  <w16cid:commentId w16cid:paraId="365EC58E" w16cid:durableId="20291CF2"/>
  <w16cid:commentId w16cid:paraId="5452AA17" w16cid:durableId="20291CF3"/>
  <w16cid:commentId w16cid:paraId="439A0EC8" w16cid:durableId="20291CF4"/>
  <w16cid:commentId w16cid:paraId="1D6CF826" w16cid:durableId="20291CF5"/>
  <w16cid:commentId w16cid:paraId="4B247AE6" w16cid:durableId="20291CF6"/>
  <w16cid:commentId w16cid:paraId="76A49C51" w16cid:durableId="20291CF7"/>
  <w16cid:commentId w16cid:paraId="06C6512A" w16cid:durableId="20291CF8"/>
  <w16cid:commentId w16cid:paraId="13CE8C47" w16cid:durableId="20194DEB"/>
  <w16cid:commentId w16cid:paraId="3DE5F688" w16cid:durableId="20291CFA"/>
  <w16cid:commentId w16cid:paraId="597737C9" w16cid:durableId="20291CFB"/>
  <w16cid:commentId w16cid:paraId="1151EDF8" w16cid:durableId="20291CFC"/>
  <w16cid:commentId w16cid:paraId="4BBD18EF" w16cid:durableId="20291CFD"/>
  <w16cid:commentId w16cid:paraId="264C2416" w16cid:durableId="20291CF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no Pro">
    <w:altName w:val="Cambria"/>
    <w:panose1 w:val="020B0604020202020204"/>
    <w:charset w:val="00"/>
    <w:family w:val="roman"/>
    <w:notTrueType/>
    <w:pitch w:val="variable"/>
    <w:sig w:usb0="60000287" w:usb1="00000001" w:usb2="00000000" w:usb3="00000000" w:csb0="0000019F" w:csb1="00000000"/>
  </w:font>
  <w:font w:name="Myriad Pro Light">
    <w:altName w:val="Calibri"/>
    <w:panose1 w:val="020B0604020202020204"/>
    <w:charset w:val="00"/>
    <w:family w:val="swiss"/>
    <w:notTrueType/>
    <w:pitch w:val="variable"/>
    <w:sig w:usb0="20000287" w:usb1="00000001"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mes-Schiffer, Sharon">
    <w15:presenceInfo w15:providerId="AD" w15:userId="S-1-5-21-505881439-82067924-1220176271-590727"/>
  </w15:person>
  <w15:person w15:author="Microsoft Office User">
    <w15:presenceInfo w15:providerId="None" w15:userId="Microsoft Office User"/>
  </w15:person>
  <w15:person w15:author="Joshua Goings">
    <w15:presenceInfo w15:providerId="None" w15:userId="Joshua Going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7"/>
  <w:activeWritingStyle w:appName="MSWord" w:lang="es-A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2xxs0eow0x06eddv3xa05vt9vs9te5szat&quot;&gt;Master library-Converted&lt;record-ids&gt;&lt;item&gt;203&lt;/item&gt;&lt;item&gt;213&lt;/item&gt;&lt;item&gt;244&lt;/item&gt;&lt;item&gt;264&lt;/item&gt;&lt;item&gt;300&lt;/item&gt;&lt;item&gt;301&lt;/item&gt;&lt;item&gt;305&lt;/item&gt;&lt;item&gt;314&lt;/item&gt;&lt;item&gt;315&lt;/item&gt;&lt;item&gt;326&lt;/item&gt;&lt;item&gt;347&lt;/item&gt;&lt;item&gt;350&lt;/item&gt;&lt;item&gt;361&lt;/item&gt;&lt;item&gt;362&lt;/item&gt;&lt;item&gt;364&lt;/item&gt;&lt;item&gt;365&lt;/item&gt;&lt;item&gt;366&lt;/item&gt;&lt;item&gt;367&lt;/item&gt;&lt;item&gt;368&lt;/item&gt;&lt;item&gt;370&lt;/item&gt;&lt;item&gt;371&lt;/item&gt;&lt;item&gt;372&lt;/item&gt;&lt;item&gt;373&lt;/item&gt;&lt;item&gt;374&lt;/item&gt;&lt;item&gt;375&lt;/item&gt;&lt;/record-ids&gt;&lt;/item&gt;&lt;/Libraries&gt;"/>
  </w:docVars>
  <w:rsids>
    <w:rsidRoot w:val="00A456F5"/>
    <w:rsid w:val="00011F40"/>
    <w:rsid w:val="00022494"/>
    <w:rsid w:val="00024FBE"/>
    <w:rsid w:val="00072F21"/>
    <w:rsid w:val="0007421E"/>
    <w:rsid w:val="00090EC1"/>
    <w:rsid w:val="000A46E3"/>
    <w:rsid w:val="000B04F8"/>
    <w:rsid w:val="000B34E2"/>
    <w:rsid w:val="000B42C7"/>
    <w:rsid w:val="000D07B5"/>
    <w:rsid w:val="000E5BE5"/>
    <w:rsid w:val="000F5D08"/>
    <w:rsid w:val="00111D8E"/>
    <w:rsid w:val="00112411"/>
    <w:rsid w:val="00117904"/>
    <w:rsid w:val="00143FBD"/>
    <w:rsid w:val="0017266E"/>
    <w:rsid w:val="001A6D1B"/>
    <w:rsid w:val="001A7B75"/>
    <w:rsid w:val="001F05A2"/>
    <w:rsid w:val="001F7AD1"/>
    <w:rsid w:val="00205F76"/>
    <w:rsid w:val="002151EA"/>
    <w:rsid w:val="00225412"/>
    <w:rsid w:val="00231E43"/>
    <w:rsid w:val="00232BBA"/>
    <w:rsid w:val="00246D1F"/>
    <w:rsid w:val="00250EAB"/>
    <w:rsid w:val="00255476"/>
    <w:rsid w:val="00256322"/>
    <w:rsid w:val="00257C1D"/>
    <w:rsid w:val="00264BC0"/>
    <w:rsid w:val="00277997"/>
    <w:rsid w:val="00297548"/>
    <w:rsid w:val="002A48DB"/>
    <w:rsid w:val="002B027C"/>
    <w:rsid w:val="002B3903"/>
    <w:rsid w:val="002C4007"/>
    <w:rsid w:val="002F39B9"/>
    <w:rsid w:val="003036EA"/>
    <w:rsid w:val="0034613B"/>
    <w:rsid w:val="003476E3"/>
    <w:rsid w:val="00347932"/>
    <w:rsid w:val="00354187"/>
    <w:rsid w:val="003668CF"/>
    <w:rsid w:val="00374EA9"/>
    <w:rsid w:val="00381130"/>
    <w:rsid w:val="0039064A"/>
    <w:rsid w:val="003B3D64"/>
    <w:rsid w:val="003D0BAE"/>
    <w:rsid w:val="003F7099"/>
    <w:rsid w:val="00426BDB"/>
    <w:rsid w:val="00432A8E"/>
    <w:rsid w:val="00434248"/>
    <w:rsid w:val="004559A6"/>
    <w:rsid w:val="00462E97"/>
    <w:rsid w:val="0047329F"/>
    <w:rsid w:val="0050753C"/>
    <w:rsid w:val="005351E3"/>
    <w:rsid w:val="00562A1D"/>
    <w:rsid w:val="0058368B"/>
    <w:rsid w:val="005C3E0D"/>
    <w:rsid w:val="005D6364"/>
    <w:rsid w:val="005D7715"/>
    <w:rsid w:val="005E0B44"/>
    <w:rsid w:val="005F391B"/>
    <w:rsid w:val="006178B8"/>
    <w:rsid w:val="00623645"/>
    <w:rsid w:val="006669DF"/>
    <w:rsid w:val="00667632"/>
    <w:rsid w:val="006B10D7"/>
    <w:rsid w:val="006B710B"/>
    <w:rsid w:val="006B7B69"/>
    <w:rsid w:val="006F066D"/>
    <w:rsid w:val="0073374D"/>
    <w:rsid w:val="007C0982"/>
    <w:rsid w:val="007E0DD8"/>
    <w:rsid w:val="00814690"/>
    <w:rsid w:val="00843A1B"/>
    <w:rsid w:val="00854D8E"/>
    <w:rsid w:val="00885179"/>
    <w:rsid w:val="00893170"/>
    <w:rsid w:val="00896042"/>
    <w:rsid w:val="008A5C3C"/>
    <w:rsid w:val="008C0C19"/>
    <w:rsid w:val="008D1CF0"/>
    <w:rsid w:val="008E3A40"/>
    <w:rsid w:val="008E4580"/>
    <w:rsid w:val="009105C6"/>
    <w:rsid w:val="00920F35"/>
    <w:rsid w:val="00926510"/>
    <w:rsid w:val="00941DFE"/>
    <w:rsid w:val="009473B9"/>
    <w:rsid w:val="00950808"/>
    <w:rsid w:val="00963479"/>
    <w:rsid w:val="009727E6"/>
    <w:rsid w:val="00983CCA"/>
    <w:rsid w:val="009B1C08"/>
    <w:rsid w:val="009B5F58"/>
    <w:rsid w:val="009C35C0"/>
    <w:rsid w:val="009C5343"/>
    <w:rsid w:val="00A02788"/>
    <w:rsid w:val="00A14C9E"/>
    <w:rsid w:val="00A20400"/>
    <w:rsid w:val="00A456F5"/>
    <w:rsid w:val="00A56DF5"/>
    <w:rsid w:val="00A613E6"/>
    <w:rsid w:val="00A75142"/>
    <w:rsid w:val="00A90CF0"/>
    <w:rsid w:val="00AC04C4"/>
    <w:rsid w:val="00AE22BE"/>
    <w:rsid w:val="00AF37EB"/>
    <w:rsid w:val="00AF5D07"/>
    <w:rsid w:val="00AF695A"/>
    <w:rsid w:val="00B15CE1"/>
    <w:rsid w:val="00B26405"/>
    <w:rsid w:val="00B32A2E"/>
    <w:rsid w:val="00B36C3A"/>
    <w:rsid w:val="00B568EB"/>
    <w:rsid w:val="00B56D2B"/>
    <w:rsid w:val="00B56E9F"/>
    <w:rsid w:val="00B66FFB"/>
    <w:rsid w:val="00B903AC"/>
    <w:rsid w:val="00B913C5"/>
    <w:rsid w:val="00BD381B"/>
    <w:rsid w:val="00BD6762"/>
    <w:rsid w:val="00BE1DD9"/>
    <w:rsid w:val="00BE64DE"/>
    <w:rsid w:val="00BF6573"/>
    <w:rsid w:val="00C210D3"/>
    <w:rsid w:val="00C27176"/>
    <w:rsid w:val="00C32BA4"/>
    <w:rsid w:val="00C64864"/>
    <w:rsid w:val="00C809BA"/>
    <w:rsid w:val="00C920A7"/>
    <w:rsid w:val="00CB6D3B"/>
    <w:rsid w:val="00CC0729"/>
    <w:rsid w:val="00CC0B5E"/>
    <w:rsid w:val="00CC657F"/>
    <w:rsid w:val="00CD08F3"/>
    <w:rsid w:val="00CF0F0B"/>
    <w:rsid w:val="00D1019B"/>
    <w:rsid w:val="00D21002"/>
    <w:rsid w:val="00D210E2"/>
    <w:rsid w:val="00D25FA6"/>
    <w:rsid w:val="00D660F9"/>
    <w:rsid w:val="00DB2DA4"/>
    <w:rsid w:val="00DB6CD2"/>
    <w:rsid w:val="00DB7A2E"/>
    <w:rsid w:val="00DD0FC1"/>
    <w:rsid w:val="00DD7D6F"/>
    <w:rsid w:val="00DF1C87"/>
    <w:rsid w:val="00DF328D"/>
    <w:rsid w:val="00E23DE9"/>
    <w:rsid w:val="00E2416E"/>
    <w:rsid w:val="00E4582B"/>
    <w:rsid w:val="00E5554B"/>
    <w:rsid w:val="00E575C8"/>
    <w:rsid w:val="00E641FA"/>
    <w:rsid w:val="00EA46D2"/>
    <w:rsid w:val="00EA7E03"/>
    <w:rsid w:val="00EC2B59"/>
    <w:rsid w:val="00EF1938"/>
    <w:rsid w:val="00EF42B7"/>
    <w:rsid w:val="00F03A96"/>
    <w:rsid w:val="00F07A37"/>
    <w:rsid w:val="00F45082"/>
    <w:rsid w:val="00F62628"/>
    <w:rsid w:val="00F640D5"/>
    <w:rsid w:val="00F7420D"/>
    <w:rsid w:val="00FA548E"/>
    <w:rsid w:val="00FB00A6"/>
    <w:rsid w:val="00FD352B"/>
    <w:rsid w:val="00FE1065"/>
    <w:rsid w:val="00FE76EE"/>
    <w:rsid w:val="00FE7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67C220"/>
  <w15:docId w15:val="{A56ED043-961E-F44B-A54F-D5A2E875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6F5"/>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A456F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56F5"/>
    <w:rPr>
      <w:rFonts w:ascii="Times New Roman" w:eastAsia="Times New Roman" w:hAnsi="Times New Roman" w:cs="Times New Roman"/>
      <w:b/>
      <w:bCs/>
      <w:sz w:val="36"/>
      <w:szCs w:val="36"/>
    </w:rPr>
  </w:style>
  <w:style w:type="paragraph" w:customStyle="1" w:styleId="BCAuthorAddress">
    <w:name w:val="BC_Author_Address"/>
    <w:basedOn w:val="Normal"/>
    <w:next w:val="Normal"/>
    <w:autoRedefine/>
    <w:rsid w:val="00D21002"/>
    <w:pPr>
      <w:spacing w:after="60"/>
      <w:jc w:val="both"/>
    </w:pPr>
    <w:rPr>
      <w:rFonts w:ascii="Arno Pro" w:hAnsi="Arno Pro"/>
      <w:kern w:val="22"/>
      <w:sz w:val="20"/>
      <w:szCs w:val="20"/>
    </w:rPr>
  </w:style>
  <w:style w:type="paragraph" w:customStyle="1" w:styleId="EndNoteBibliography">
    <w:name w:val="EndNote Bibliography"/>
    <w:basedOn w:val="Normal"/>
    <w:link w:val="EndNoteBibliographyChar"/>
    <w:rsid w:val="00A456F5"/>
  </w:style>
  <w:style w:type="character" w:customStyle="1" w:styleId="EndNoteBibliographyChar">
    <w:name w:val="EndNote Bibliography Char"/>
    <w:basedOn w:val="DefaultParagraphFont"/>
    <w:link w:val="EndNoteBibliography"/>
    <w:rsid w:val="00A456F5"/>
    <w:rPr>
      <w:rFonts w:ascii="Times New Roman" w:eastAsia="Times New Roman" w:hAnsi="Times New Roman" w:cs="Times New Roman"/>
      <w:sz w:val="24"/>
      <w:szCs w:val="24"/>
    </w:rPr>
  </w:style>
  <w:style w:type="character" w:styleId="CommentReference">
    <w:name w:val="annotation reference"/>
    <w:uiPriority w:val="99"/>
    <w:semiHidden/>
    <w:unhideWhenUsed/>
    <w:rsid w:val="00A456F5"/>
    <w:rPr>
      <w:sz w:val="16"/>
      <w:szCs w:val="16"/>
    </w:rPr>
  </w:style>
  <w:style w:type="paragraph" w:styleId="CommentText">
    <w:name w:val="annotation text"/>
    <w:basedOn w:val="Normal"/>
    <w:link w:val="CommentTextChar"/>
    <w:uiPriority w:val="99"/>
    <w:semiHidden/>
    <w:unhideWhenUsed/>
    <w:rsid w:val="00A456F5"/>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A456F5"/>
    <w:rPr>
      <w:rFonts w:ascii="Calibri" w:eastAsia="Calibri" w:hAnsi="Calibri" w:cs="Times New Roman"/>
      <w:sz w:val="20"/>
      <w:szCs w:val="20"/>
    </w:rPr>
  </w:style>
  <w:style w:type="paragraph" w:styleId="Caption">
    <w:name w:val="caption"/>
    <w:basedOn w:val="Normal"/>
    <w:next w:val="Normal"/>
    <w:uiPriority w:val="35"/>
    <w:unhideWhenUsed/>
    <w:qFormat/>
    <w:rsid w:val="00A456F5"/>
    <w:pPr>
      <w:spacing w:after="200"/>
    </w:pPr>
    <w:rPr>
      <w:rFonts w:ascii="Calibri" w:eastAsia="Calibri" w:hAnsi="Calibri"/>
      <w:i/>
      <w:iCs/>
      <w:color w:val="44546A"/>
      <w:sz w:val="18"/>
      <w:szCs w:val="18"/>
    </w:rPr>
  </w:style>
  <w:style w:type="paragraph" w:customStyle="1" w:styleId="TDAckTitle">
    <w:name w:val="TD_Ack_Title"/>
    <w:basedOn w:val="Normal"/>
    <w:link w:val="TDAckTitleChar"/>
    <w:rsid w:val="00A456F5"/>
    <w:pPr>
      <w:spacing w:before="180" w:after="60"/>
      <w:jc w:val="both"/>
    </w:pPr>
    <w:rPr>
      <w:rFonts w:ascii="Myriad Pro Light" w:hAnsi="Myriad Pro Light"/>
      <w:b/>
      <w:kern w:val="23"/>
      <w:sz w:val="21"/>
      <w:szCs w:val="20"/>
    </w:rPr>
  </w:style>
  <w:style w:type="character" w:customStyle="1" w:styleId="TDAckTitleChar">
    <w:name w:val="TD_Ack_Title Char"/>
    <w:link w:val="TDAckTitle"/>
    <w:rsid w:val="00A456F5"/>
    <w:rPr>
      <w:rFonts w:ascii="Myriad Pro Light" w:eastAsia="Times New Roman" w:hAnsi="Myriad Pro Light" w:cs="Times New Roman"/>
      <w:b/>
      <w:kern w:val="23"/>
      <w:sz w:val="21"/>
      <w:szCs w:val="20"/>
    </w:rPr>
  </w:style>
  <w:style w:type="paragraph" w:styleId="BalloonText">
    <w:name w:val="Balloon Text"/>
    <w:basedOn w:val="Normal"/>
    <w:link w:val="BalloonTextChar"/>
    <w:uiPriority w:val="99"/>
    <w:semiHidden/>
    <w:unhideWhenUsed/>
    <w:rsid w:val="00A456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6F5"/>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17266E"/>
    <w:pPr>
      <w:spacing w:after="0"/>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7266E"/>
    <w:rPr>
      <w:rFonts w:ascii="Times New Roman" w:eastAsia="Times New Roman" w:hAnsi="Times New Roman" w:cs="Times New Roman"/>
      <w:b/>
      <w:bCs/>
      <w:sz w:val="20"/>
      <w:szCs w:val="20"/>
    </w:rPr>
  </w:style>
  <w:style w:type="paragraph" w:styleId="Revision">
    <w:name w:val="Revision"/>
    <w:hidden/>
    <w:uiPriority w:val="99"/>
    <w:semiHidden/>
    <w:rsid w:val="00B913C5"/>
    <w:pPr>
      <w:spacing w:after="0"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34613B"/>
    <w:pPr>
      <w:jc w:val="center"/>
    </w:pPr>
  </w:style>
  <w:style w:type="character" w:customStyle="1" w:styleId="EndNoteBibliographyTitleChar">
    <w:name w:val="EndNote Bibliography Title Char"/>
    <w:basedOn w:val="DefaultParagraphFont"/>
    <w:link w:val="EndNoteBibliographyTitle"/>
    <w:rsid w:val="003461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675979">
      <w:bodyDiv w:val="1"/>
      <w:marLeft w:val="0"/>
      <w:marRight w:val="0"/>
      <w:marTop w:val="0"/>
      <w:marBottom w:val="0"/>
      <w:divBdr>
        <w:top w:val="none" w:sz="0" w:space="0" w:color="auto"/>
        <w:left w:val="none" w:sz="0" w:space="0" w:color="auto"/>
        <w:bottom w:val="none" w:sz="0" w:space="0" w:color="auto"/>
        <w:right w:val="none" w:sz="0" w:space="0" w:color="auto"/>
      </w:divBdr>
    </w:div>
    <w:div w:id="409933076">
      <w:bodyDiv w:val="1"/>
      <w:marLeft w:val="0"/>
      <w:marRight w:val="0"/>
      <w:marTop w:val="0"/>
      <w:marBottom w:val="0"/>
      <w:divBdr>
        <w:top w:val="none" w:sz="0" w:space="0" w:color="auto"/>
        <w:left w:val="none" w:sz="0" w:space="0" w:color="auto"/>
        <w:bottom w:val="none" w:sz="0" w:space="0" w:color="auto"/>
        <w:right w:val="none" w:sz="0" w:space="0" w:color="auto"/>
      </w:divBdr>
    </w:div>
    <w:div w:id="718407687">
      <w:bodyDiv w:val="1"/>
      <w:marLeft w:val="0"/>
      <w:marRight w:val="0"/>
      <w:marTop w:val="0"/>
      <w:marBottom w:val="0"/>
      <w:divBdr>
        <w:top w:val="none" w:sz="0" w:space="0" w:color="auto"/>
        <w:left w:val="none" w:sz="0" w:space="0" w:color="auto"/>
        <w:bottom w:val="none" w:sz="0" w:space="0" w:color="auto"/>
        <w:right w:val="none" w:sz="0" w:space="0" w:color="auto"/>
      </w:divBdr>
    </w:div>
    <w:div w:id="1968585533">
      <w:bodyDiv w:val="1"/>
      <w:marLeft w:val="0"/>
      <w:marRight w:val="0"/>
      <w:marTop w:val="0"/>
      <w:marBottom w:val="0"/>
      <w:divBdr>
        <w:top w:val="none" w:sz="0" w:space="0" w:color="auto"/>
        <w:left w:val="none" w:sz="0" w:space="0" w:color="auto"/>
        <w:bottom w:val="none" w:sz="0" w:space="0" w:color="auto"/>
        <w:right w:val="none" w:sz="0" w:space="0" w:color="auto"/>
      </w:divBdr>
    </w:div>
    <w:div w:id="1987590114">
      <w:bodyDiv w:val="1"/>
      <w:marLeft w:val="0"/>
      <w:marRight w:val="0"/>
      <w:marTop w:val="0"/>
      <w:marBottom w:val="0"/>
      <w:divBdr>
        <w:top w:val="none" w:sz="0" w:space="0" w:color="auto"/>
        <w:left w:val="none" w:sz="0" w:space="0" w:color="auto"/>
        <w:bottom w:val="none" w:sz="0" w:space="0" w:color="auto"/>
        <w:right w:val="none" w:sz="0" w:space="0" w:color="auto"/>
      </w:divBdr>
    </w:div>
    <w:div w:id="2118407283">
      <w:bodyDiv w:val="1"/>
      <w:marLeft w:val="0"/>
      <w:marRight w:val="0"/>
      <w:marTop w:val="0"/>
      <w:marBottom w:val="0"/>
      <w:divBdr>
        <w:top w:val="none" w:sz="0" w:space="0" w:color="auto"/>
        <w:left w:val="none" w:sz="0" w:space="0" w:color="auto"/>
        <w:bottom w:val="none" w:sz="0" w:space="0" w:color="auto"/>
        <w:right w:val="none" w:sz="0" w:space="0" w:color="auto"/>
      </w:divBdr>
      <w:divsChild>
        <w:div w:id="1999655001">
          <w:marLeft w:val="0"/>
          <w:marRight w:val="0"/>
          <w:marTop w:val="0"/>
          <w:marBottom w:val="0"/>
          <w:divBdr>
            <w:top w:val="none" w:sz="0" w:space="0" w:color="auto"/>
            <w:left w:val="none" w:sz="0" w:space="0" w:color="auto"/>
            <w:bottom w:val="none" w:sz="0" w:space="0" w:color="auto"/>
            <w:right w:val="none" w:sz="0" w:space="0" w:color="auto"/>
          </w:divBdr>
          <w:divsChild>
            <w:div w:id="323559022">
              <w:marLeft w:val="0"/>
              <w:marRight w:val="0"/>
              <w:marTop w:val="0"/>
              <w:marBottom w:val="0"/>
              <w:divBdr>
                <w:top w:val="none" w:sz="0" w:space="0" w:color="auto"/>
                <w:left w:val="none" w:sz="0" w:space="0" w:color="auto"/>
                <w:bottom w:val="none" w:sz="0" w:space="0" w:color="auto"/>
                <w:right w:val="none" w:sz="0" w:space="0" w:color="auto"/>
              </w:divBdr>
              <w:divsChild>
                <w:div w:id="38321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webSettings" Target="web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microsoft.com/office/2011/relationships/people" Target="people.xml"/><Relationship Id="rId5" Type="http://schemas.microsoft.com/office/2011/relationships/commentsExtended" Target="commentsExtended.xml"/><Relationship Id="rId10" Type="http://schemas.openxmlformats.org/officeDocument/2006/relationships/fontTable" Target="fontTable.xml"/><Relationship Id="rId4" Type="http://schemas.openxmlformats.org/officeDocument/2006/relationships/comments" Target="comment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12</Pages>
  <Words>4694</Words>
  <Characters>26757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Odella</dc:creator>
  <cp:keywords/>
  <dc:description/>
  <cp:lastModifiedBy>Joshua Goings</cp:lastModifiedBy>
  <cp:revision>22</cp:revision>
  <cp:lastPrinted>2019-03-05T21:08:00Z</cp:lastPrinted>
  <dcterms:created xsi:type="dcterms:W3CDTF">2019-03-05T17:45:00Z</dcterms:created>
  <dcterms:modified xsi:type="dcterms:W3CDTF">2019-03-06T17:38:00Z</dcterms:modified>
</cp:coreProperties>
</file>